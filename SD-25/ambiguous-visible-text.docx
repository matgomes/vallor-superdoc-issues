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r>
        <w:t>Widget A costs 150 dollars.</w:t>
      </w:r>
    </w:p>
    <w:p w14:paraId="00000002">
      <w:r>
        <w:t xml:space="preserve">Bravo paragraph will be deleted.</w:t>
      </w:r>
    </w:p>
    <w:p w14:paraId="00000003">
      <w:pPr>
        <w:numPr>
          <w:ilvl w:val="0"/>
          <w:numId w:val="1"/>
        </w:numPr>
      </w:pPr>
      <w:r>
        <w:t xml:space="preserve">Charlie heading</w:t>
      </w:r>
    </w:p>
    <w:p w14:paraId="00000004">
      <w:r>
        <w:t xml:space="preserve">Widget A costs </w:t>
      </w:r>
      <w:del w:id="2" w:author="Probe" w:initials="P" w:authorEmail="probe@example.com" w:date="2026-10-14T01:04:43.370Z" w:rsidDel="5061AA5F">
        <w:r>
          <w:delText>100</w:delText>
        </w:r>
      </w:del>
      <w:ins w:id="1" w:author="Probe" w:initials="P" w:authorEmail="probe@example.com" w:date="2026-10-14T01:04:43.370Z" w:rsidR="5061AA5F">
        <w:r>
          <w:t>150</w:t>
        </w:r>
      </w:ins>
      <w:r>
        <w:t xml:space="preserve"> dollars.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