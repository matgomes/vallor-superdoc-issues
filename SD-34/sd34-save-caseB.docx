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rsidR="005F160F">
      <w:pPr>
        <w:jc w:val="center"/>
        <w:rPr>
          <w:b/>
        </w:rPr>
      </w:pPr>
      <w:r>
        <w:rPr>
          <w:b/>
        </w:rPr>
        <w:t xml:space="preserve">Corran AI</w:t>
      </w:r>
    </w:p>
    <w:p w14:paraId="68E54592" w:rsidR="005F160F">
      <w:pPr>
        <w:jc w:val="center"/>
        <w:rPr>
          <w:b/>
        </w:rPr>
      </w:pPr>
    </w:p>
    <w:p w14:paraId="3EAAE701" w:rsidR="005F160F">
      <w:pPr>
        <w:jc w:val="center"/>
        <w:rPr>
          <w:b/>
        </w:rPr>
      </w:pPr>
      <w:r>
        <w:rPr>
          <w:b/>
        </w:rPr>
        <w:t xml:space="preserve">DATA PROCESSING ADDENDUM</w:t>
      </w:r>
    </w:p>
    <w:p w14:paraId="3D6CD998" w:rsidR="005F160F"/>
    <w:p w14:paraId="13E479F5" w:rsidR="005F160F">
      <w:pPr>
        <w:jc w:val="both"/>
      </w:pPr>
      <w:r>
        <w:t xml:space="preserve">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rsidR="005F160F">
      <w:pPr>
        <w:jc w:val="both"/>
      </w:pPr>
    </w:p>
    <w:p w14:paraId="7039CA52" w:rsidR="005F160F">
      <w:pPr>
        <w:jc w:val="both"/>
      </w:pPr>
      <w:r>
        <w:t xml:space="preserve">This DPA sets out the terms that apply when Personal Data is Processed by Corran under the Agreement. </w:t>
      </w:r>
    </w:p>
    <w:p w14:paraId="741392BD" w:rsidR="005F160F">
      <w:pPr>
        <w:jc w:val="both"/>
      </w:pPr>
    </w:p>
    <w:p w14:paraId="2DF14CAE" w:rsidR="005F160F">
      <w:pPr>
        <w:jc w:val="both"/>
        <w:rPr>
          <w:b/>
        </w:rPr>
      </w:pPr>
      <w:r>
        <w:rPr>
          <w:b/>
        </w:rPr>
        <w:t xml:space="preserve">DATA PROCESSING TERMS:</w:t>
      </w:r>
    </w:p>
    <w:p w14:paraId="1D1777F8" w:rsidR="005F160F">
      <w:pPr>
        <w:numPr>
          <w:ilvl w:val="0"/>
          <w:numId w:val="1"/>
        </w:numPr>
        <w:keepNext/>
        <w:keepLines/>
        <w:tabs>
          <w:tab w:val="left" w:pos="720"/>
        </w:tabs>
        <w:spacing w:before="240" w:line="240" w:lineRule="auto"/>
        <w:jc w:val="both"/>
      </w:pPr>
      <w:bookmarkStart w:id="0" w:name="_heading=h.gjdgxs" w:colFirst="0" w:colLast="0"/>
      <w:bookmarkEnd w:id="0"/>
      <w:r>
        <w:rPr>
          <w:b/>
          <w:u w:val="single"/>
        </w:rPr>
        <w:t>Definitions</w:t>
      </w:r>
    </w:p>
    <w:p w14:paraId="286226E2" w:rsidR="005F160F">
      <w:pPr>
        <w:numPr>
          <w:ilvl w:val="1"/>
          <w:numId w:val="1"/>
        </w:numPr>
        <w:tabs>
          <w:tab w:val="left" w:pos="720"/>
        </w:tabs>
        <w:spacing w:before="240" w:line="240" w:lineRule="auto"/>
        <w:ind w:right="29"/>
        <w:jc w:val="both"/>
      </w:pPr>
      <w:bookmarkStart w:id="1" w:name="_heading=h.30j0zll" w:colFirst="0" w:colLast="0"/>
      <w:bookmarkEnd w:id="1"/>
      <w:r>
        <w:t xml:space="preserve">Capitalized terms used but not defined in this DPA have the same meanings as set out in the Agreement.</w:t>
      </w:r>
    </w:p>
    <w:p w14:paraId="60E1C2D1" w:rsidR="00B57A09">
      <w:pPr>
        <w:numPr>
          <w:ilvl w:val="1"/>
          <w:numId w:val="1"/>
        </w:numPr>
        <w:tabs>
          <w:tab w:val="left" w:pos="720"/>
        </w:tabs>
        <w:spacing w:before="240" w:line="240" w:lineRule="auto"/>
        <w:ind w:right="29"/>
        <w:jc w:val="both"/>
      </w:pPr>
      <w:bookmarkStart w:id="2" w:name="_heading=h.1fob9te" w:colFirst="0" w:colLast="0"/>
      <w:bookmarkEnd w:id="2"/>
      <w:r>
        <w:t xml:space="preserve">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rsidR="00B57A09">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rsidR="00B57A09">
      <w:pPr>
        <w:tabs>
          <w:tab w:val="left" w:pos="720"/>
        </w:tabs>
        <w:spacing w:before="240" w:line="240" w:lineRule="auto"/>
        <w:ind w:left="720" w:right="29"/>
        <w:jc w:val="both"/>
      </w:pPr>
      <w:r>
        <w:rPr>
          <w:b/>
        </w:rPr>
        <w:t xml:space="preserve">“Customer Data”</w:t>
      </w:r>
      <w:r>
        <w:t xml:space="preserve"> means electronic data and information submitted by or for Customer to Corran, or otherwise accessed by Corran on behalf of Customer in connection with the performance of the Services;</w:t>
      </w:r>
    </w:p>
    <w:p w14:paraId="2D4314B5" w:rsidR="00B57A09">
      <w:pPr>
        <w:tabs>
          <w:tab w:val="left" w:pos="720"/>
        </w:tabs>
        <w:spacing w:before="240" w:line="240" w:lineRule="auto"/>
        <w:ind w:left="720" w:right="29"/>
        <w:jc w:val="both"/>
      </w:pPr>
      <w:r>
        <w:rPr>
          <w:b/>
        </w:rPr>
        <w:t xml:space="preserve">“Data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rsidR="00B57A09">
      <w:pPr>
        <w:tabs>
          <w:tab w:val="left" w:pos="720"/>
        </w:tabs>
        <w:spacing w:before="240" w:line="240" w:lineRule="auto"/>
        <w:ind w:left="720" w:right="29"/>
        <w:jc w:val="both"/>
      </w:pPr>
      <w:r>
        <w:rPr>
          <w:b/>
        </w:rPr>
        <w:t xml:space="preserve">“Data Subject”</w:t>
      </w:r>
      <w:r>
        <w:t xml:space="preserve"> means the identified or identifiable person or household (in the case of CCPA) to whom or which Personal Data relates;</w:t>
      </w:r>
    </w:p>
    <w:p w14:paraId="4C56F5EA" w:rsidR="00B57A09">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rsidR="00B57A09">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rsidR="00B57A09">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rsidR="00B57A09">
      <w:pPr>
        <w:tabs>
          <w:tab w:val="left" w:pos="720"/>
        </w:tabs>
        <w:spacing w:before="240" w:line="240" w:lineRule="auto"/>
        <w:ind w:left="720" w:right="29"/>
        <w:jc w:val="both"/>
      </w:pPr>
      <w:r>
        <w:rPr>
          <w:b/>
        </w:rPr>
        <w:lastRenderedPageBreak/>
      </w:r>
      <w:r>
        <w:rPr>
          <w:b/>
        </w:rPr>
        <w:t>“Processor”</w:t>
      </w:r>
      <w:r>
        <w:t xml:space="preserve"> shall mean an entity which processes Personal Data on behalf of the Controller, including as applicable any “service provider” as that term is defined by the CCPA;</w:t>
      </w:r>
    </w:p>
    <w:p w14:paraId="7750940A" w:rsidR="00B57A09">
      <w:pPr>
        <w:tabs>
          <w:tab w:val="left" w:pos="720"/>
        </w:tabs>
        <w:spacing w:before="240" w:line="240" w:lineRule="auto"/>
        <w:ind w:left="720" w:right="29"/>
        <w:jc w:val="both"/>
      </w:pPr>
      <w:r>
        <w:rPr>
          <w:b/>
        </w:rPr>
        <w:t xml:space="preserve">“Personal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rsidR="00B57A09">
      <w:pPr>
        <w:tabs>
          <w:tab w:val="left" w:pos="720"/>
        </w:tabs>
        <w:spacing w:before="240" w:line="240" w:lineRule="auto"/>
        <w:ind w:left="720" w:right="29"/>
        <w:jc w:val="both"/>
      </w:pPr>
      <w:r>
        <w:rPr>
          <w:b/>
        </w:rPr>
        <w:t>“Services”</w:t>
      </w:r>
      <w:r>
        <w:rPr>
          <w:bCs/>
        </w:rPr>
        <w:t xml:space="preserve"> has the meaning set forth in the Agreement.</w:t>
      </w:r>
    </w:p>
    <w:p w14:paraId="79BAE637" w:rsidR="00B57A09">
      <w:pPr>
        <w:tabs>
          <w:tab w:val="left" w:pos="720"/>
        </w:tabs>
        <w:spacing w:before="240" w:line="240" w:lineRule="auto"/>
        <w:ind w:left="720" w:right="29"/>
        <w:jc w:val="both"/>
      </w:pPr>
      <w:r>
        <w:rPr>
          <w:b/>
        </w:rPr>
        <w:t xml:space="preserve">“Standard Contractual Clauses” </w:t>
      </w:r>
      <w:r>
        <w:rPr>
          <w:bCs/>
        </w:rPr>
        <w:t>means</w:t>
      </w:r>
      <w:r>
        <w:rPr>
          <w:b/>
        </w:rPr>
        <w:t>:</w:t>
      </w:r>
    </w:p>
    <w:p w14:paraId="365D1A58" w:rsidR="00D75E53">
      <w:pPr>
        <w:pStyle w:val="ListParagraph"/>
        <w:numPr>
          <w:ilvl w:val="0"/>
          <w:numId w:val="12"/>
        </w:numPr>
        <w:spacing w:before="240" w:line="240" w:lineRule="auto"/>
        <w:ind w:left="1350" w:right="29"/>
        <w:jc w:val="both"/>
      </w:pPr>
      <w:r>
        <w:rPr>
          <w:b/>
        </w:rPr>
        <w:t xml:space="preserve">EEA &amp; Switzerland: </w:t>
      </w:r>
      <w:r>
        <w:rPr>
          <w:bCs/>
        </w:rPr>
        <w:t xml:space="preserve">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rsidR="00D75E53">
      <w:pPr>
        <w:pStyle w:val="ListParagraph"/>
        <w:spacing w:before="240" w:line="240" w:lineRule="auto"/>
        <w:ind w:left="1350" w:right="29"/>
        <w:jc w:val="both"/>
      </w:pPr>
    </w:p>
    <w:p w14:paraId="03738871" w:rsidR="00B57A09">
      <w:pPr>
        <w:pStyle w:val="ListParagraph"/>
        <w:numPr>
          <w:ilvl w:val="0"/>
          <w:numId w:val="12"/>
        </w:numPr>
        <w:spacing w:before="240" w:line="240" w:lineRule="auto"/>
        <w:ind w:left="1350" w:right="29"/>
        <w:jc w:val="both"/>
      </w:pPr>
      <w:r>
        <w:rPr>
          <w:b/>
        </w:rPr>
        <w:t xml:space="preserve">United Kingdom: </w:t>
      </w:r>
      <w:r>
        <w:rPr>
          <w:bCs/>
        </w:rPr>
        <w:t xml:space="preserve">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rsidR="005F160F">
      <w:pPr>
        <w:tabs>
          <w:tab w:val="left" w:pos="720"/>
        </w:tabs>
        <w:spacing w:before="240" w:line="240" w:lineRule="auto"/>
        <w:ind w:left="720" w:right="29"/>
        <w:jc w:val="both"/>
      </w:pPr>
      <w:r>
        <w:rPr>
          <w:b/>
        </w:rPr>
        <w:t>“Sub-processor”</w:t>
      </w:r>
      <w:r>
        <w:t xml:space="preserve"> means any Processor engaged by Corran.</w:t>
      </w:r>
    </w:p>
    <w:p w14:paraId="6C74A29F" w:rsidR="005F160F">
      <w:pPr>
        <w:numPr>
          <w:ilvl w:val="0"/>
          <w:numId w:val="1"/>
        </w:numPr>
        <w:tabs>
          <w:tab w:val="left" w:pos="720"/>
        </w:tabs>
        <w:spacing w:before="240" w:line="240" w:lineRule="auto"/>
        <w:ind w:right="29"/>
        <w:jc w:val="both"/>
      </w:pPr>
      <w:bookmarkStart w:id="3" w:name="_heading=h.3znysh7" w:colFirst="0" w:colLast="0"/>
      <w:bookmarkEnd w:id="3"/>
      <w:r>
        <w:rPr>
          <w:b/>
          <w:u w:val="single"/>
        </w:rPr>
        <w:t xml:space="preserve">Processing of Personal Data</w:t>
      </w:r>
    </w:p>
    <w:p w14:paraId="518F9D2E" w:rsidR="005F160F">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r>
      <w:r>
        <w:fldChar w:fldCharType="begin"/>
      </w:r>
      <w:r>
        <w:instrText xml:space="preserve"> REF _Ref128593561 \r \h </w:instrText>
      </w:r>
      <w:r>
        <w:fldChar w:fldCharType="separate"/>
      </w:r>
      <w:r>
        <w:t>6</w:t>
      </w:r>
      <w:r>
        <w:fldChar w:fldCharType="end"/>
      </w:r>
      <w:r>
        <w:t>.</w:t>
      </w:r>
    </w:p>
    <w:p w14:paraId="13C2B72C" w:rsidR="005F160F">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 xml:space="preserve">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rsidR="005F160F">
      <w:pPr>
        <w:numPr>
          <w:ilvl w:val="1"/>
          <w:numId w:val="1"/>
        </w:numPr>
        <w:tabs>
          <w:tab w:val="left" w:pos="720"/>
        </w:tabs>
        <w:spacing w:before="240" w:line="240" w:lineRule="auto"/>
        <w:ind w:right="29"/>
        <w:jc w:val="both"/>
      </w:pPr>
      <w:bookmarkStart w:id="7" w:name="_heading=h.1t3h5sf" w:colFirst="0" w:colLast="0"/>
      <w:bookmarkEnd w:id="7"/>
      <w:r>
        <w:rPr>
          <w:b/>
        </w:rPr>
        <w:t xml:space="preserve">Corran’s Processing of Personal Data</w:t>
      </w:r>
      <w:r>
        <w:t xml:space="preserve">.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rsidR="005F160F">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 xml:space="preserve">Data Protection Impact Assessments</w:t>
      </w:r>
      <w:r>
        <w:t xml:space="preserve">. Upon Customer’s request, Corran shall provide Customer with reasonable cooperation and assistance needed to fulfil Customer’s obligation under the GDPR </w:t>
      </w:r>
      <w:r>
        <w:lastRenderedPageBreak/>
      </w:r>
      <w:r>
        <w:t xml:space="preserve">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rsidR="003A41F8">
      <w:pPr>
        <w:numPr>
          <w:ilvl w:val="0"/>
          <w:numId w:val="1"/>
        </w:numPr>
        <w:tabs>
          <w:tab w:val="left" w:pos="720"/>
        </w:tabs>
        <w:spacing w:before="240" w:line="240" w:lineRule="auto"/>
        <w:ind w:right="29"/>
        <w:jc w:val="both"/>
      </w:pPr>
      <w:r>
        <w:rPr>
          <w:b/>
          <w:bCs/>
          <w:u w:val="single"/>
        </w:rPr>
        <w:t xml:space="preserve">Details of Data Processing</w:t>
      </w:r>
      <w:r>
        <w:t>.</w:t>
      </w:r>
    </w:p>
    <w:p w14:paraId="451C6B60" w:rsidR="003A41F8">
      <w:pPr>
        <w:numPr>
          <w:ilvl w:val="1"/>
          <w:numId w:val="1"/>
        </w:numPr>
        <w:tabs>
          <w:tab w:val="left" w:pos="720"/>
        </w:tabs>
        <w:spacing w:before="240" w:line="240" w:lineRule="auto"/>
        <w:ind w:right="29"/>
        <w:jc w:val="both"/>
      </w:pPr>
      <w:r>
        <w:rPr>
          <w:b/>
          <w:bCs/>
        </w:rPr>
        <w:t xml:space="preserve">Subject Matter</w:t>
      </w:r>
      <w:r>
        <w:t xml:space="preserve">: The subject matter of the Processing under this DPA is the Customer Personal Data.</w:t>
      </w:r>
    </w:p>
    <w:p w14:paraId="6E501CE9" w:rsidR="003A41F8">
      <w:pPr>
        <w:numPr>
          <w:ilvl w:val="1"/>
          <w:numId w:val="1"/>
        </w:numPr>
        <w:tabs>
          <w:tab w:val="left" w:pos="720"/>
        </w:tabs>
        <w:spacing w:before="240" w:line="240" w:lineRule="auto"/>
        <w:ind w:right="29"/>
        <w:jc w:val="both"/>
      </w:pPr>
      <w:r>
        <w:rPr>
          <w:b/>
          <w:bCs/>
        </w:rPr>
        <w:t xml:space="preserve">Frequency and duration</w:t>
      </w:r>
      <w:r>
        <w:t xml:space="preserve">: Notwithstanding expiration or termination of the Agreement, Corran will Process the Customer Personal Data continuously and until deletion of all Customer Personal Data as described in this DPA.</w:t>
      </w:r>
    </w:p>
    <w:p w14:paraId="12720B16" w:rsidR="003A41F8">
      <w:pPr>
        <w:numPr>
          <w:ilvl w:val="1"/>
          <w:numId w:val="1"/>
        </w:numPr>
        <w:tabs>
          <w:tab w:val="left" w:pos="720"/>
        </w:tabs>
        <w:spacing w:before="240" w:line="240" w:lineRule="auto"/>
        <w:ind w:right="29"/>
        <w:jc w:val="both"/>
      </w:pPr>
      <w:r>
        <w:rPr>
          <w:b/>
          <w:bCs/>
        </w:rPr>
        <w:t>Purpose</w:t>
      </w:r>
      <w:r>
        <w:t xml:space="preserve">: Corran will Process the Customer Personal Data only for the Business Purpose, as described in this DPA.</w:t>
      </w:r>
    </w:p>
    <w:p w14:paraId="3C2008F5" w:rsidR="003A41F8">
      <w:pPr>
        <w:numPr>
          <w:ilvl w:val="1"/>
          <w:numId w:val="1"/>
        </w:numPr>
        <w:tabs>
          <w:tab w:val="left" w:pos="720"/>
        </w:tabs>
        <w:spacing w:before="240" w:line="240" w:lineRule="auto"/>
        <w:ind w:right="29"/>
        <w:jc w:val="both"/>
      </w:pPr>
      <w:r>
        <w:rPr>
          <w:b/>
          <w:bCs/>
        </w:rPr>
        <w:t xml:space="preserve">Nature of the Processing</w:t>
      </w:r>
      <w:r>
        <w:t xml:space="preserve">: Corran will perform Processing as needed for the Business Purpose, and to comply with Customer’s Processing instructions as provided in accordance with the Agreement and this DPA.</w:t>
      </w:r>
    </w:p>
    <w:p w14:paraId="34048129" w:rsidR="003A41F8">
      <w:pPr>
        <w:numPr>
          <w:ilvl w:val="1"/>
          <w:numId w:val="1"/>
        </w:numPr>
        <w:tabs>
          <w:tab w:val="left" w:pos="720"/>
        </w:tabs>
        <w:spacing w:before="240" w:line="240" w:lineRule="auto"/>
        <w:ind w:right="29"/>
        <w:jc w:val="both"/>
      </w:pPr>
      <w:r>
        <w:rPr>
          <w:b/>
          <w:bCs/>
        </w:rPr>
        <w:t xml:space="preserve">Retention Period</w:t>
      </w:r>
      <w:r>
        <w:t xml:space="preserve">.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rsidR="003A41F8">
      <w:pPr>
        <w:numPr>
          <w:ilvl w:val="1"/>
          <w:numId w:val="1"/>
        </w:numPr>
        <w:tabs>
          <w:tab w:val="left" w:pos="720"/>
        </w:tabs>
        <w:spacing w:before="240" w:line="240" w:lineRule="auto"/>
        <w:ind w:right="29"/>
        <w:jc w:val="both"/>
      </w:pPr>
      <w:r>
        <w:rPr>
          <w:b/>
          <w:bCs/>
        </w:rPr>
        <w:t xml:space="preserve">Categories of Data Subjects</w:t>
      </w:r>
      <w:r>
        <w:t xml:space="preserve">: The categories of Data Subjects to which Customer Personal Data relate are determined and controlled by Customer in its sole discretion, and may include, but are not limited to:</w:t>
      </w:r>
    </w:p>
    <w:p w14:paraId="2C3ED055" w:rsidR="003A41F8">
      <w:pPr>
        <w:numPr>
          <w:ilvl w:val="2"/>
          <w:numId w:val="1"/>
        </w:numPr>
        <w:tabs>
          <w:tab w:val="left" w:pos="720"/>
        </w:tabs>
        <w:spacing w:before="240" w:line="240" w:lineRule="auto"/>
        <w:ind w:right="29"/>
        <w:jc w:val="both"/>
      </w:pPr>
      <w:r>
        <w:t xml:space="preserve">Customers, business partners and vendors of Customer (who are natural persons);</w:t>
      </w:r>
    </w:p>
    <w:p w14:paraId="00CB1E55" w:rsidR="003A41F8">
      <w:pPr>
        <w:numPr>
          <w:ilvl w:val="2"/>
          <w:numId w:val="1"/>
        </w:numPr>
        <w:tabs>
          <w:tab w:val="left" w:pos="720"/>
        </w:tabs>
        <w:spacing w:before="240" w:line="240" w:lineRule="auto"/>
        <w:ind w:right="29"/>
        <w:jc w:val="both"/>
      </w:pPr>
      <w:r>
        <w:t xml:space="preserve">Employees or contact persons of Customer’s customers, business partners and vendors; and/or</w:t>
      </w:r>
    </w:p>
    <w:p w14:paraId="0B574101" w:rsidR="003A41F8">
      <w:pPr>
        <w:numPr>
          <w:ilvl w:val="2"/>
          <w:numId w:val="1"/>
        </w:numPr>
        <w:tabs>
          <w:tab w:val="left" w:pos="720"/>
        </w:tabs>
        <w:spacing w:before="240" w:line="240" w:lineRule="auto"/>
        <w:ind w:right="29"/>
        <w:jc w:val="both"/>
      </w:pPr>
      <w:r>
        <w:t xml:space="preserve">Employees, agents, advisors, and freelancers of Customer (who are natural persons).</w:t>
      </w:r>
    </w:p>
    <w:p w14:paraId="2D657797" w:rsidR="003A41F8">
      <w:pPr>
        <w:numPr>
          <w:ilvl w:val="1"/>
          <w:numId w:val="1"/>
        </w:numPr>
        <w:tabs>
          <w:tab w:val="left" w:pos="720"/>
        </w:tabs>
        <w:spacing w:before="240" w:line="240" w:lineRule="auto"/>
        <w:ind w:right="29"/>
        <w:jc w:val="both"/>
      </w:pPr>
      <w:r>
        <w:rPr>
          <w:b/>
          <w:bCs/>
        </w:rPr>
        <w:t xml:space="preserve">Categories of Personal Data</w:t>
      </w:r>
      <w:r>
        <w:t xml:space="preserve">: The types of Customer Personal Data are determined and controlled by Customer in its sole discretion, and may include, but are not limited to:</w:t>
      </w:r>
    </w:p>
    <w:p w14:paraId="28A9B1FD" w:rsidR="003A41F8">
      <w:pPr>
        <w:numPr>
          <w:ilvl w:val="2"/>
          <w:numId w:val="1"/>
        </w:numPr>
        <w:tabs>
          <w:tab w:val="left" w:pos="720"/>
        </w:tabs>
        <w:spacing w:before="240" w:line="240" w:lineRule="auto"/>
        <w:ind w:right="29"/>
        <w:jc w:val="both"/>
      </w:pPr>
      <w:r>
        <w:t xml:space="preserve">Identification and contact data (name, address, title, contact details); and</w:t>
      </w:r>
    </w:p>
    <w:p w14:paraId="6DE5560A" w:rsidR="003A41F8">
      <w:pPr>
        <w:numPr>
          <w:ilvl w:val="2"/>
          <w:numId w:val="1"/>
        </w:numPr>
        <w:tabs>
          <w:tab w:val="left" w:pos="720"/>
        </w:tabs>
        <w:spacing w:before="240" w:line="240" w:lineRule="auto"/>
        <w:ind w:right="29"/>
        <w:jc w:val="both"/>
      </w:pPr>
      <w:r>
        <w:t xml:space="preserve">Employment details (employer, job title, geographic location, area of responsibility).</w:t>
      </w:r>
    </w:p>
    <w:p w14:paraId="6E24DDBB" w:rsidR="003A41F8">
      <w:pPr>
        <w:numPr>
          <w:ilvl w:val="1"/>
          <w:numId w:val="1"/>
        </w:numPr>
        <w:tabs>
          <w:tab w:val="left" w:pos="720"/>
        </w:tabs>
        <w:spacing w:before="240" w:line="240" w:lineRule="auto"/>
        <w:ind w:right="29"/>
        <w:jc w:val="both"/>
      </w:pPr>
      <w:r>
        <w:rPr>
          <w:b/>
          <w:bCs/>
        </w:rPr>
        <w:t xml:space="preserve">Special Categories of Personal Data (if applicable)</w:t>
      </w:r>
      <w:r>
        <w:t xml:space="preserve">: Customer shall not include ‘special categories of personal data’ or similarly sensitive Personal Data (as described or defined in Data Protection Laws) in any upload of Customer Data.</w:t>
      </w:r>
    </w:p>
    <w:p w14:paraId="2BC4D5AD" w:rsidR="005F160F">
      <w:pPr>
        <w:numPr>
          <w:ilvl w:val="0"/>
          <w:numId w:val="1"/>
        </w:numPr>
        <w:tabs>
          <w:tab w:val="left" w:pos="720"/>
        </w:tabs>
        <w:spacing w:before="240" w:line="240" w:lineRule="auto"/>
        <w:ind w:right="29"/>
        <w:jc w:val="both"/>
      </w:pPr>
      <w:r>
        <w:rPr>
          <w:b/>
          <w:u w:val="single"/>
        </w:rPr>
        <w:t xml:space="preserve">Rights of Data Subjects</w:t>
      </w:r>
    </w:p>
    <w:p w14:paraId="39461D0C" w:rsidR="005F160F">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r>
      <w:r>
        <w:lastRenderedPageBreak/>
      </w:r>
      <w:r>
        <w:t xml:space="preserve">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 xml:space="preserve">Data Subject Request</w:t>
      </w:r>
      <w:r>
        <w:t xml:space="preserve">”).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rsidR="005F160F">
      <w:pPr>
        <w:numPr>
          <w:ilvl w:val="0"/>
          <w:numId w:val="1"/>
        </w:numPr>
        <w:tabs>
          <w:tab w:val="left" w:pos="720"/>
        </w:tabs>
        <w:spacing w:before="240" w:line="240" w:lineRule="auto"/>
        <w:ind w:right="29"/>
        <w:jc w:val="both"/>
      </w:pPr>
      <w:bookmarkStart w:id="11" w:name="_heading=h.26in1rg" w:colFirst="0" w:colLast="0"/>
      <w:bookmarkEnd w:id="11"/>
      <w:r>
        <w:rPr>
          <w:b/>
          <w:u w:val="single"/>
        </w:rPr>
        <w:t xml:space="preserve">Corran Personnel</w:t>
      </w:r>
    </w:p>
    <w:p w14:paraId="7A77E995" w:rsidR="005F160F">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rsidR="005F160F">
      <w:pPr>
        <w:numPr>
          <w:ilvl w:val="1"/>
          <w:numId w:val="1"/>
        </w:numPr>
        <w:tabs>
          <w:tab w:val="left" w:pos="720"/>
        </w:tabs>
        <w:spacing w:before="240" w:line="240" w:lineRule="auto"/>
        <w:ind w:right="29"/>
        <w:jc w:val="both"/>
      </w:pPr>
      <w:bookmarkStart w:id="13" w:name="_heading=h.35nkun2" w:colFirst="0" w:colLast="0"/>
      <w:bookmarkEnd w:id="13"/>
      <w:r>
        <w:rPr>
          <w:b/>
        </w:rPr>
        <w:t xml:space="preserve">Limitation of Access</w:t>
      </w:r>
      <w:r>
        <w:t xml:space="preserve">. Corran shall ensure that Corran’s access to Personal Data is limited to those personnel performing Services in accordance with the Agreement.</w:t>
      </w:r>
    </w:p>
    <w:p w14:paraId="3D5B0F23" w:rsidR="005F160F">
      <w:pPr>
        <w:numPr>
          <w:ilvl w:val="1"/>
          <w:numId w:val="1"/>
        </w:numPr>
        <w:tabs>
          <w:tab w:val="left" w:pos="720"/>
        </w:tabs>
        <w:spacing w:before="240" w:line="240" w:lineRule="auto"/>
        <w:ind w:right="29"/>
        <w:jc w:val="both"/>
      </w:pPr>
      <w:bookmarkStart w:id="14" w:name="_heading=h.1ksv4uv" w:colFirst="0" w:colLast="0"/>
      <w:bookmarkEnd w:id="14"/>
      <w:r>
        <w:rPr>
          <w:b/>
        </w:rPr>
        <w:t xml:space="preserve">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rsidR="005F160F">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rsidR="005F160F">
      <w:pPr>
        <w:numPr>
          <w:ilvl w:val="1"/>
          <w:numId w:val="1"/>
        </w:numPr>
        <w:tabs>
          <w:tab w:val="left" w:pos="720"/>
        </w:tabs>
        <w:spacing w:before="240" w:line="240" w:lineRule="auto"/>
        <w:ind w:right="29"/>
        <w:jc w:val="both"/>
      </w:pPr>
      <w:bookmarkStart w:id="17" w:name="_heading=h.2jxsxqh" w:colFirst="0" w:colLast="0"/>
      <w:bookmarkEnd w:id="17"/>
      <w:r>
        <w:rPr>
          <w:b/>
        </w:rPr>
        <w:t xml:space="preserve">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rsidR="005F160F">
      <w:pPr>
        <w:numPr>
          <w:ilvl w:val="1"/>
          <w:numId w:val="1"/>
        </w:numPr>
        <w:tabs>
          <w:tab w:val="left" w:pos="720"/>
        </w:tabs>
        <w:spacing w:before="240" w:line="240" w:lineRule="auto"/>
        <w:ind w:right="29"/>
        <w:jc w:val="both"/>
      </w:pPr>
      <w:bookmarkStart w:id="18" w:name="_heading=h.z337ya" w:colFirst="0" w:colLast="0"/>
      <w:bookmarkEnd w:id="18"/>
      <w:r>
        <w:rPr>
          <w:b/>
        </w:rPr>
        <w:t xml:space="preserve">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 xml:space="preserve">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rsidR="005F160F">
      <w:pPr>
        <w:numPr>
          <w:ilvl w:val="1"/>
          <w:numId w:val="1"/>
        </w:numPr>
        <w:tabs>
          <w:tab w:val="left" w:pos="720"/>
        </w:tabs>
        <w:spacing w:before="240" w:line="240" w:lineRule="auto"/>
        <w:ind w:right="29"/>
        <w:jc w:val="both"/>
      </w:pPr>
      <w:bookmarkStart w:id="19" w:name="_heading=h.3j2qqm3" w:colFirst="0" w:colLast="0"/>
      <w:bookmarkEnd w:id="19"/>
      <w:r>
        <w:rPr>
          <w:b/>
        </w:rPr>
        <w:t xml:space="preserve">Objection Right for New Sub-processors</w:t>
      </w:r>
      <w:r>
        <w:t xml:space="preserve">.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rsidR="005F160F">
      <w:pPr>
        <w:numPr>
          <w:ilvl w:val="1"/>
          <w:numId w:val="1"/>
        </w:numPr>
        <w:tabs>
          <w:tab w:val="left" w:pos="720"/>
        </w:tabs>
        <w:spacing w:before="240" w:line="240" w:lineRule="auto"/>
        <w:ind w:right="29"/>
        <w:jc w:val="both"/>
      </w:pPr>
      <w:bookmarkStart w:id="20" w:name="_heading=h.1y810tw" w:colFirst="0" w:colLast="0"/>
      <w:bookmarkEnd w:id="20"/>
      <w:r>
        <w:rPr>
          <w:b/>
        </w:rPr>
        <w:lastRenderedPageBreak/>
      </w:r>
      <w:r>
        <w:rPr>
          <w:b/>
        </w:rPr>
        <w:t>Liability</w:t>
      </w:r>
      <w:r>
        <w:t xml:space="preserve">. Corran shall be liable for the acts and omissions of its Sub-processors to the same extent Corran would be liable if performing the services of each Sub-processor directly under the terms of this DPA, except as otherwise set forth in the Agreement.</w:t>
      </w:r>
    </w:p>
    <w:p w14:paraId="0A43C377" w:rsidR="005F160F">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rsidR="005F160F">
      <w:pPr>
        <w:numPr>
          <w:ilvl w:val="1"/>
          <w:numId w:val="1"/>
        </w:numPr>
        <w:tabs>
          <w:tab w:val="left" w:pos="720"/>
        </w:tabs>
        <w:spacing w:before="240" w:line="240" w:lineRule="auto"/>
        <w:ind w:right="29"/>
        <w:jc w:val="both"/>
      </w:pPr>
      <w:bookmarkStart w:id="22" w:name="_heading=h.2xcytpi" w:colFirst="0" w:colLast="0"/>
      <w:bookmarkEnd w:id="22"/>
      <w:r>
        <w:rPr>
          <w:b/>
        </w:rPr>
        <w:t xml:space="preserve">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rsidR="005F160F">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 xml:space="preserve">Corran has obtained third-party certifications to verify the adequacy of its security measures which generate an audit report (“</w:t>
      </w:r>
      <w:r>
        <w:rPr>
          <w:b/>
        </w:rPr>
        <w:t xml:space="preserve">Audit Report</w:t>
      </w:r>
      <w:r>
        <w:t xml:space="preserve">”),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rsidR="000B113D">
      <w:pPr>
        <w:numPr>
          <w:ilvl w:val="1"/>
          <w:numId w:val="1"/>
        </w:numPr>
        <w:tabs>
          <w:tab w:val="left" w:pos="720"/>
        </w:tabs>
        <w:spacing w:before="240" w:line="240" w:lineRule="auto"/>
        <w:ind w:right="29"/>
        <w:jc w:val="both"/>
      </w:pPr>
      <w:bookmarkStart w:id="25" w:name="_heading=h.2bn6wsx" w:colFirst="0" w:colLast="0"/>
      <w:bookmarkEnd w:id="25"/>
      <w:r>
        <w:rPr>
          <w:b/>
        </w:rPr>
        <w:t xml:space="preserve">Right to Audit.</w:t>
      </w:r>
      <w:r>
        <w:t xml:space="preserve"> </w:t>
      </w:r>
      <w:r>
        <w:rPr>
          <w:bCs/>
        </w:rPr>
        <w:t xml:space="preserve">Upon request from Customer, Corran shall promptly complete a questionnaire, responses to which will describe Corran’s policies, procedures, and safeguards established to protect Customer Data.</w:t>
      </w:r>
    </w:p>
    <w:p w14:paraId="34720252" w:rsidR="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 xml:space="preserve">CCPA Specific Provisions</w:t>
      </w:r>
      <w:r>
        <w:t>.</w:t>
      </w:r>
    </w:p>
    <w:p w14:paraId="316E56FE" w:rsidR="00EB25DE">
      <w:pPr>
        <w:numPr>
          <w:ilvl w:val="1"/>
          <w:numId w:val="1"/>
        </w:numPr>
        <w:tabs>
          <w:tab w:val="left" w:pos="720"/>
        </w:tabs>
        <w:spacing w:before="240" w:line="240" w:lineRule="auto"/>
        <w:ind w:right="29"/>
        <w:jc w:val="both"/>
      </w:pPr>
      <w:r>
        <w:rPr>
          <w:b/>
          <w:bCs/>
        </w:rPr>
        <w:t>Scope</w:t>
      </w:r>
      <w:r>
        <w:t xml:space="preserve">. The following provisions apply to Personal Data that is subject to the CCPA, or to any other Personal Data to the extent required by other Data Protection Laws and Regulations, Corran shall not:</w:t>
      </w:r>
    </w:p>
    <w:p w14:paraId="710C25A3" w:rsidR="00EB25DE">
      <w:pPr>
        <w:numPr>
          <w:ilvl w:val="2"/>
          <w:numId w:val="1"/>
        </w:numPr>
        <w:tabs>
          <w:tab w:val="left" w:pos="720"/>
        </w:tabs>
        <w:spacing w:before="240" w:line="240" w:lineRule="auto"/>
        <w:ind w:right="29"/>
        <w:jc w:val="both"/>
      </w:pPr>
      <w:r>
        <w:t xml:space="preserve">Sell or share Personal Data (as the terms “sell” and “share” are defined in the CCPA) or any other similar concepts defined in Data Protection Laws and Regulations;</w:t>
      </w:r>
    </w:p>
    <w:p w14:paraId="09D4356D" w:rsidR="00EB25DE">
      <w:pPr>
        <w:numPr>
          <w:ilvl w:val="2"/>
          <w:numId w:val="1"/>
        </w:numPr>
        <w:tabs>
          <w:tab w:val="left" w:pos="720"/>
        </w:tabs>
        <w:spacing w:before="240" w:line="240" w:lineRule="auto"/>
        <w:ind w:right="29"/>
        <w:jc w:val="both"/>
      </w:pPr>
      <w:r>
        <w:t xml:space="preserve">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rsidR="00EB25DE">
      <w:pPr>
        <w:numPr>
          <w:ilvl w:val="1"/>
          <w:numId w:val="1"/>
        </w:numPr>
        <w:tabs>
          <w:tab w:val="left" w:pos="720"/>
        </w:tabs>
        <w:spacing w:before="240" w:line="240" w:lineRule="auto"/>
        <w:ind w:right="29"/>
        <w:jc w:val="both"/>
      </w:pPr>
      <w:r>
        <w:rPr>
          <w:b/>
          <w:bCs/>
        </w:rPr>
        <w:t>Certification</w:t>
      </w:r>
      <w:r>
        <w:t xml:space="preserve">.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rsidR="00EB25DE">
      <w:pPr>
        <w:numPr>
          <w:ilvl w:val="1"/>
          <w:numId w:val="1"/>
        </w:numPr>
        <w:tabs>
          <w:tab w:val="left" w:pos="720"/>
        </w:tabs>
        <w:spacing w:before="240" w:line="240" w:lineRule="auto"/>
        <w:ind w:right="29"/>
        <w:jc w:val="both"/>
      </w:pPr>
      <w:r>
        <w:rPr>
          <w:b/>
          <w:bCs/>
        </w:rPr>
        <w:t>Remediation</w:t>
      </w:r>
      <w:r>
        <w:t xml:space="preserve">.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rsidR="005F160F">
      <w:pPr>
        <w:numPr>
          <w:ilvl w:val="0"/>
          <w:numId w:val="1"/>
        </w:numPr>
        <w:tabs>
          <w:tab w:val="left" w:pos="720"/>
        </w:tabs>
        <w:spacing w:before="240" w:line="240" w:lineRule="auto"/>
        <w:ind w:right="29"/>
        <w:jc w:val="both"/>
      </w:pPr>
      <w:r>
        <w:rPr>
          <w:b/>
          <w:u w:val="single"/>
        </w:rPr>
        <w:t xml:space="preserve">Customer Data Incident Management and Notification</w:t>
      </w:r>
    </w:p>
    <w:p w14:paraId="46FFAF28" w:rsidR="00275681">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r>
      <w:r>
        <w:lastRenderedPageBreak/>
      </w:r>
      <w:r>
        <w:t xml:space="preserve">unlawful destruction, loss, alteration, unauthorized disclosure of, or access to Customer Data, including Personal Data, transmitted, stored or otherwise Processed by Corran (a “</w:t>
      </w:r>
      <w:r>
        <w:rPr>
          <w:b/>
        </w:rPr>
        <w:t xml:space="preserve">Customer Data Incident</w:t>
      </w:r>
      <w:r>
        <w:t xml:space="preserve">”).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rsidR="005F160F">
      <w:pPr>
        <w:numPr>
          <w:ilvl w:val="0"/>
          <w:numId w:val="1"/>
        </w:numPr>
        <w:tabs>
          <w:tab w:val="left" w:pos="720"/>
        </w:tabs>
        <w:spacing w:before="240" w:line="240" w:lineRule="auto"/>
        <w:ind w:right="29"/>
        <w:jc w:val="both"/>
      </w:pPr>
      <w:bookmarkStart w:id="28" w:name="_heading=h.1pxezwc" w:colFirst="0" w:colLast="0"/>
      <w:bookmarkEnd w:id="28"/>
      <w:r>
        <w:rPr>
          <w:b/>
          <w:u w:val="single"/>
        </w:rPr>
        <w:t xml:space="preserve">Return and Deletion of Customer Data</w:t>
      </w:r>
    </w:p>
    <w:p w14:paraId="5D5BC068" w:rsidR="005F160F">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 xml:space="preserve">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rsidR="005F160F">
      <w:pPr>
        <w:numPr>
          <w:ilvl w:val="0"/>
          <w:numId w:val="1"/>
        </w:numPr>
        <w:tabs>
          <w:tab w:val="left" w:pos="720"/>
        </w:tabs>
        <w:spacing w:before="240" w:line="240" w:lineRule="auto"/>
        <w:ind w:right="29"/>
        <w:jc w:val="both"/>
      </w:pPr>
      <w:bookmarkStart w:id="30" w:name="_heading=h.2p2csry" w:colFirst="0" w:colLast="0"/>
      <w:bookmarkEnd w:id="30"/>
      <w:r>
        <w:rPr>
          <w:b/>
          <w:u w:val="single"/>
        </w:rPr>
        <w:t xml:space="preserve">Limitation of Liability</w:t>
      </w:r>
    </w:p>
    <w:p w14:paraId="77BF6CCB" w:rsidR="005F160F">
      <w:pPr>
        <w:numPr>
          <w:ilvl w:val="1"/>
          <w:numId w:val="1"/>
        </w:numPr>
        <w:tabs>
          <w:tab w:val="left" w:pos="720"/>
        </w:tabs>
        <w:spacing w:before="240" w:line="240" w:lineRule="auto"/>
        <w:ind w:right="29"/>
        <w:jc w:val="both"/>
      </w:pPr>
      <w:bookmarkStart w:id="31" w:name="_heading=h.147n2zr" w:colFirst="0" w:colLast="0"/>
      <w:bookmarkEnd w:id="31"/>
      <w:r>
        <w:t xml:space="preserve">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rsidR="005F160F">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rsidR="005F160F">
      <w:pPr>
        <w:numPr>
          <w:ilvl w:val="0"/>
          <w:numId w:val="1"/>
        </w:numPr>
        <w:tabs>
          <w:tab w:val="left" w:pos="720"/>
        </w:tabs>
        <w:spacing w:before="240" w:line="240" w:lineRule="auto"/>
        <w:ind w:right="29"/>
        <w:jc w:val="both"/>
      </w:pPr>
      <w:bookmarkStart w:id="33" w:name="_heading=h.23ckvvd" w:colFirst="0" w:colLast="0"/>
      <w:bookmarkEnd w:id="33"/>
      <w:r>
        <w:rPr>
          <w:b/>
          <w:u w:val="single"/>
        </w:rPr>
        <w:t xml:space="preserve">Transfer Mechanisms</w:t>
      </w:r>
    </w:p>
    <w:p w14:paraId="0253BF97" w:rsidR="005F160F">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 xml:space="preserve">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rsidR="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 xml:space="preserve">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 If the SCCs that are current as of the date of this signing are superseded in the relevant jurisdiction, the newer version will prevail. In such case, the Parties agree:</w:t>
      </w:r>
    </w:p>
    <w:p w14:paraId="3FDDB10D" w:rsidR="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rsidR="00FA11A5">
      <w:pPr>
        <w:numPr>
          <w:ilvl w:val="2"/>
          <w:numId w:val="1"/>
        </w:numPr>
        <w:tabs>
          <w:tab w:val="left" w:pos="720"/>
        </w:tabs>
        <w:spacing w:before="240" w:line="240" w:lineRule="auto"/>
        <w:ind w:right="29"/>
        <w:jc w:val="both"/>
        <w:rPr>
          <w:sz w:val="20"/>
          <w:szCs w:val="20"/>
        </w:rPr>
      </w:pPr>
      <w:r>
        <w:rPr>
          <w:b/>
          <w:bCs/>
        </w:rPr>
        <w:lastRenderedPageBreak/>
      </w:r>
      <w:r>
        <w:rPr>
          <w:b/>
          <w:bCs/>
        </w:rPr>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rsidR="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 xml:space="preserve">Standard Contractual Clauses</w:t>
      </w:r>
      <w:bookmarkEnd w:id="36"/>
      <w:r>
        <w:rPr>
          <w:sz w:val="20"/>
          <w:szCs w:val="20"/>
        </w:rPr>
        <w:t xml:space="preserve"> Annex 1.C, the competent legal authority is the EU Member State in which the data exporter is established. </w:t>
      </w:r>
    </w:p>
    <w:p w14:paraId="714F5A0D" w:rsidR="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rsidR="00FA11A5">
      <w:pPr>
        <w:numPr>
          <w:ilvl w:val="2"/>
          <w:numId w:val="1"/>
        </w:numPr>
        <w:tabs>
          <w:tab w:val="left" w:pos="720"/>
        </w:tabs>
        <w:spacing w:before="240" w:line="240" w:lineRule="auto"/>
        <w:ind w:right="29"/>
        <w:jc w:val="both"/>
        <w:rPr>
          <w:sz w:val="20"/>
          <w:szCs w:val="20"/>
        </w:rPr>
      </w:pPr>
      <w:r>
        <w:rPr>
          <w:b/>
          <w:sz w:val="20"/>
          <w:szCs w:val="20"/>
        </w:rPr>
        <w:t xml:space="preserve">Annex II.</w:t>
      </w:r>
      <w:r>
        <w:rPr>
          <w:sz w:val="20"/>
          <w:szCs w:val="20"/>
        </w:rPr>
        <w:t xml:space="preserve">  Annex I attached hereto details the technical and organizational security measures.</w:t>
      </w:r>
    </w:p>
    <w:p w14:paraId="1657C2ED" w:rsidR="00FA11A5">
      <w:pPr>
        <w:numPr>
          <w:ilvl w:val="2"/>
          <w:numId w:val="1"/>
        </w:numPr>
        <w:tabs>
          <w:tab w:val="left" w:pos="720"/>
        </w:tabs>
        <w:spacing w:before="240" w:line="240" w:lineRule="auto"/>
        <w:ind w:right="29"/>
        <w:jc w:val="both"/>
        <w:rPr>
          <w:sz w:val="20"/>
          <w:szCs w:val="20"/>
        </w:rPr>
      </w:pPr>
      <w:r>
        <w:rPr>
          <w:b/>
          <w:sz w:val="20"/>
          <w:szCs w:val="20"/>
        </w:rPr>
        <w:t xml:space="preserve">UK IDTA</w:t>
      </w:r>
      <w:r>
        <w:rPr>
          <w:sz w:val="20"/>
          <w:szCs w:val="20"/>
        </w:rPr>
        <w:t xml:space="preserve">.  Tables 1-3 to the UK IDTA are completed with the information set forth herein.  For purpose of Table 4, is completed with Data Exporter subject to 4.5.2 below (Specific Termination under Standard Contractual Clauses).</w:t>
      </w:r>
    </w:p>
    <w:p w14:paraId="12300001" w:rsidR="00FA11A5">
      <w:pPr>
        <w:numPr>
          <w:ilvl w:val="1"/>
          <w:numId w:val="1"/>
        </w:numPr>
        <w:tabs>
          <w:tab w:val="left" w:pos="720"/>
        </w:tabs>
        <w:spacing w:before="240" w:line="240" w:lineRule="auto"/>
        <w:ind w:right="29"/>
        <w:jc w:val="both"/>
      </w:pPr>
      <w:r>
        <w:rPr>
          <w:b/>
        </w:rPr>
        <w:t xml:space="preserve">Data Residency. </w:t>
      </w:r>
      <w:r>
        <w:t xml:space="preserve">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rsidR="005F160F">
      <w:pPr>
        <w:numPr>
          <w:ilvl w:val="0"/>
          <w:numId w:val="1"/>
        </w:numPr>
        <w:tabs>
          <w:tab w:val="left" w:pos="720"/>
        </w:tabs>
        <w:spacing w:before="240" w:line="240" w:lineRule="auto"/>
        <w:ind w:right="29"/>
        <w:jc w:val="both"/>
      </w:pPr>
      <w:bookmarkStart w:id="37" w:name="_heading=h.1hmsyys" w:colFirst="0" w:colLast="0"/>
      <w:bookmarkEnd w:id="37"/>
      <w:r>
        <w:rPr>
          <w:b/>
          <w:u w:val="single"/>
        </w:rPr>
        <w:t xml:space="preserve">Service Data</w:t>
      </w:r>
    </w:p>
    <w:p w14:paraId="6B0EDFE6" w:rsidR="005F160F">
      <w:pPr>
        <w:numPr>
          <w:ilvl w:val="1"/>
          <w:numId w:val="1"/>
        </w:numPr>
        <w:tabs>
          <w:tab w:val="left" w:pos="720"/>
        </w:tabs>
        <w:spacing w:before="240" w:line="240" w:lineRule="auto"/>
        <w:ind w:right="29"/>
        <w:jc w:val="both"/>
      </w:pPr>
      <w:bookmarkStart w:id="38" w:name="_heading=h.41mghml" w:colFirst="0" w:colLast="0"/>
      <w:bookmarkEnd w:id="38"/>
      <w:r>
        <w:t xml:space="preserve">Notwithstanding anything in this DPA, Corran will have the right to collect, extract, compile, synthesize and analyze non‐personally identifiable data or information resulting from Customer's use or operation of the Services (“</w:t>
      </w:r>
      <w:r>
        <w:rPr>
          <w:b/>
        </w:rPr>
        <w:t xml:space="preserve">Service Data</w:t>
      </w:r>
      <w:r>
        <w:t xml:space="preserve">”)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rsidR="005F160F">
      <w:pPr>
        <w:numPr>
          <w:ilvl w:val="0"/>
          <w:numId w:val="1"/>
        </w:numPr>
        <w:tabs>
          <w:tab w:val="left" w:pos="720"/>
        </w:tabs>
        <w:spacing w:before="240" w:line="240" w:lineRule="auto"/>
        <w:ind w:right="29"/>
        <w:jc w:val="both"/>
      </w:pPr>
      <w:bookmarkStart w:id="39" w:name="_heading=h.2grqrue" w:colFirst="0" w:colLast="0"/>
      <w:bookmarkEnd w:id="39"/>
      <w:r>
        <w:rPr>
          <w:b/>
          <w:u w:val="single"/>
        </w:rPr>
        <w:t xml:space="preserve">General Provisions</w:t>
      </w:r>
    </w:p>
    <w:p w14:paraId="6E099CC3" w:rsidR="005F160F">
      <w:pPr>
        <w:numPr>
          <w:ilvl w:val="1"/>
          <w:numId w:val="1"/>
        </w:numPr>
        <w:tabs>
          <w:tab w:val="left" w:pos="720"/>
        </w:tabs>
        <w:spacing w:before="240" w:line="240" w:lineRule="auto"/>
        <w:ind w:right="29"/>
        <w:jc w:val="both"/>
      </w:pPr>
      <w:bookmarkStart w:id="40" w:name="_heading=h.vx1227" w:colFirst="0" w:colLast="0"/>
      <w:bookmarkEnd w:id="40"/>
      <w:r>
        <w:t xml:space="preserve">Except as amended by this DPA, the Agreement will remain in full force and effect.</w:t>
      </w:r>
    </w:p>
    <w:p w14:paraId="01CFC5A7" w:rsidR="005F160F">
      <w:pPr>
        <w:numPr>
          <w:ilvl w:val="1"/>
          <w:numId w:val="1"/>
        </w:numPr>
        <w:tabs>
          <w:tab w:val="left" w:pos="720"/>
        </w:tabs>
        <w:spacing w:before="240" w:line="240" w:lineRule="auto"/>
        <w:ind w:right="29"/>
        <w:jc w:val="both"/>
      </w:pPr>
      <w:bookmarkStart w:id="41" w:name="_heading=h.3fwokq0" w:colFirst="0" w:colLast="0"/>
      <w:bookmarkEnd w:id="41"/>
      <w:r>
        <w:t xml:space="preserve">If there is a conflict between the Agreement and this DPA, the terms of this DPA will control.</w:t>
      </w:r>
    </w:p>
    <w:p w14:paraId="1ADE3EDC" w:rsidR="005F160F">
      <w:pPr>
        <w:numPr>
          <w:ilvl w:val="1"/>
          <w:numId w:val="1"/>
        </w:numPr>
        <w:tabs>
          <w:tab w:val="left" w:pos="720"/>
        </w:tabs>
        <w:spacing w:before="240" w:line="240" w:lineRule="auto"/>
        <w:ind w:right="29"/>
        <w:jc w:val="both"/>
      </w:pPr>
      <w:bookmarkStart w:id="42" w:name="_heading=h.1v1yuxt" w:colFirst="0" w:colLast="0"/>
      <w:bookmarkEnd w:id="42"/>
      <w:r>
        <w:t xml:space="preserve">Any claims brought under this DPA shall be subject to the terms and conditions, including but not limited to, the exclusions and limitations set forth in the Agreement.</w:t>
      </w:r>
    </w:p>
    <w:p w14:paraId="5B1E3153" w:rsidR="005F160F">
      <w:pPr>
        <w:numPr>
          <w:ilvl w:val="1"/>
          <w:numId w:val="1"/>
        </w:numPr>
        <w:tabs>
          <w:tab w:val="left" w:pos="720"/>
        </w:tabs>
        <w:spacing w:before="240" w:line="240" w:lineRule="auto"/>
        <w:ind w:right="29"/>
        <w:jc w:val="both"/>
      </w:pPr>
      <w:bookmarkStart w:id="43" w:name="_heading=h.4f1mdlm" w:colFirst="0" w:colLast="0"/>
      <w:bookmarkEnd w:id="43"/>
      <w:r>
        <w:t xml:space="preserve">This DPA will automatically terminate on the termination or expiry of the Agreement.</w:t>
      </w:r>
    </w:p>
    <w:p w14:paraId="30571EDC" w:rsidR="005F160F">
      <w:pPr>
        <w:numPr>
          <w:ilvl w:val="1"/>
          <w:numId w:val="1"/>
        </w:numPr>
        <w:tabs>
          <w:tab w:val="left" w:pos="720"/>
        </w:tabs>
        <w:spacing w:before="240" w:line="240" w:lineRule="auto"/>
        <w:ind w:right="29"/>
        <w:jc w:val="both"/>
      </w:pPr>
      <w:bookmarkStart w:id="44" w:name="_heading=h.2u6wntf" w:colFirst="0" w:colLast="0"/>
      <w:bookmarkEnd w:id="44"/>
      <w:r>
        <w:t xml:space="preserve">This DPA shall only become legally binding between Customer and Corran when the both parties have executed below.</w:t>
      </w:r>
    </w:p>
    <w:p w14:paraId="5362DCD7" w:rsidR="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rsidR="00AB1234">
            <w:pPr>
              <w:spacing w:after="120"/>
            </w:pPr>
            <w:del w:id="111" w:author="Probe" w:initials="P" w:authorEmail="probe@example.com" w:date="2026-10-14T01:04:01.931Z" w:rsidDel="14EDA883">
              <w:r>
                <w:rPr>
                  <w:b/>
                </w:rPr>
                <w:delText>C</w:delText>
              </w:r>
            </w:del>
            <w:r>
              <w:rPr>
                <w:b/>
              </w:rPr>
              <w:t>ORRAN:</w:t>
            </w:r>
          </w:p>
        </w:tc>
        <w:tc>
          <w:tcPr>
            <w:tcW w:w="4680" w:type="dxa"/>
          </w:tcPr>
          <w:p w14:paraId="02000002" w:rsidR="00AB1234">
            <w:pPr>
              <w:spacing w:after="120"/>
            </w:pPr>
            <w:del w:id="113" w:author="Probe" w:initials="P" w:authorEmail="probe@example.com" w:date="2026-10-14T01:04:01.989Z" w:rsidDel="C7705F96">
              <w:r>
                <w:rPr>
                  <w:b/>
                </w:rPr>
                <w:delText>C</w:delText>
              </w:r>
            </w:del>
            <w:r>
              <w:rPr>
                <w:b/>
              </w:rPr>
              <w:t>USTOMER:</w:t>
            </w:r>
          </w:p>
        </w:tc>
      </w:tr>
      <w:tr>
        <w:tc>
          <w:tcPr>
            <w:tcW w:w="4680" w:type="dxa"/>
          </w:tcPr>
          <w:p w14:paraId="02000003" w:rsidR="00AB1234">
            <w:r>
              <w:t xml:space="preserve">Corran Labs, Inc. d/b/a Corran AI</w:t>
            </w:r>
          </w:p>
        </w:tc>
        <w:tc>
          <w:tcPr>
            <w:tcW w:w="4680" w:type="dxa"/>
          </w:tcPr>
          <w:p w14:paraId="02000004" w:rsidR="00AB1234">
            <w:r>
              <w:t xml:space="preserve">[Customer Legal Name]</w:t>
            </w:r>
          </w:p>
        </w:tc>
      </w:tr>
      <w:tr>
        <w:tc>
          <w:tcPr>
            <w:tcW w:w="4680" w:type="dxa"/>
          </w:tcPr>
          <w:p w14:paraId="02000005" w:rsidR="00AB1234">
            <w:pPr>
              <w:spacing w:before="480"/>
            </w:pPr>
            <w:r>
              <w:t xml:space="preserve">Signature: ___________________________</w:t>
            </w:r>
          </w:p>
        </w:tc>
        <w:tc>
          <w:tcPr>
            <w:tcW w:w="4680" w:type="dxa"/>
          </w:tcPr>
          <w:p w14:paraId="02000006" w:rsidR="00AB1234">
            <w:pPr>
              <w:spacing w:before="480"/>
            </w:pPr>
            <w:r>
              <w:t xml:space="preserve">Signature: ___________________________</w:t>
            </w:r>
          </w:p>
        </w:tc>
      </w:tr>
      <w:tr>
        <w:tc>
          <w:tcPr>
            <w:tcW w:w="4680" w:type="dxa"/>
          </w:tcPr>
          <w:p w14:paraId="02000007" w:rsidR="00AB1234">
            <w:pPr>
              <w:spacing w:before="240"/>
            </w:pPr>
            <w:r>
              <w:t xml:space="preserve">Name: ___________________________</w:t>
            </w:r>
          </w:p>
        </w:tc>
        <w:tc>
          <w:tcPr>
            <w:tcW w:w="4680" w:type="dxa"/>
          </w:tcPr>
          <w:p w14:paraId="02000008" w:rsidR="00AB1234">
            <w:pPr>
              <w:spacing w:before="240"/>
            </w:pPr>
            <w:r>
              <w:t xml:space="preserve">Name: ___________________________</w:t>
            </w:r>
          </w:p>
        </w:tc>
      </w:tr>
      <w:tr>
        <w:tc>
          <w:tcPr>
            <w:tcW w:w="4680" w:type="dxa"/>
          </w:tcPr>
          <w:p w14:paraId="02000009" w:rsidR="00AB1234">
            <w:pPr>
              <w:spacing w:before="240"/>
            </w:pPr>
            <w:r>
              <w:t xml:space="preserve">Title: ___________________________</w:t>
            </w:r>
          </w:p>
        </w:tc>
        <w:tc>
          <w:tcPr>
            <w:tcW w:w="4680" w:type="dxa"/>
          </w:tcPr>
          <w:p w14:paraId="0200000A" w:rsidR="00AB1234">
            <w:pPr>
              <w:spacing w:before="240"/>
            </w:pPr>
            <w:r>
              <w:t xml:space="preserve">Title: ___________________________</w:t>
            </w:r>
          </w:p>
        </w:tc>
      </w:tr>
      <w:tr>
        <w:tc>
          <w:tcPr>
            <w:tcW w:w="4680" w:type="dxa"/>
          </w:tcPr>
          <w:p w14:paraId="0200000B" w:rsidR="00AB1234">
            <w:pPr>
              <w:spacing w:before="240"/>
            </w:pPr>
            <w:r>
              <w:t xml:space="preserve">Date: ___________________________</w:t>
            </w:r>
          </w:p>
        </w:tc>
        <w:tc>
          <w:tcPr>
            <w:tcW w:w="4680" w:type="dxa"/>
          </w:tcPr>
          <w:p w14:paraId="0200000C" w:rsidR="00AB1234">
            <w:pPr>
              <w:spacing w:before="240"/>
            </w:pPr>
            <w:r>
              <w:t xml:space="preserve">Date: ___________________________</w:t>
            </w:r>
          </w:p>
        </w:tc>
      </w:tr>
    </w:tbl>
    <w:p w14:paraId="64449A02" w:rsidR="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rsidR="005F160F">
      <w:pPr>
        <w:jc w:val="both"/>
        <w:rPr>
          <w:b/>
        </w:rPr>
      </w:pPr>
      <w:r>
        <w:br w:type="page"/>
      </w:r>
    </w:p>
    <w:p w14:paraId="7C546287" w:rsidR="009A65EA">
      <w:pPr>
        <w:jc w:val="center"/>
        <w:rPr>
          <w:b/>
          <w:u w:val="single"/>
        </w:rPr>
      </w:pPr>
      <w:r>
        <w:rPr>
          <w:b/>
          <w:u w:val="single"/>
        </w:rPr>
        <w:lastRenderedPageBreak/>
      </w:r>
      <w:r>
        <w:rPr>
          <w:b/>
          <w:u w:val="single"/>
        </w:rPr>
        <w:t xml:space="preserve">Appendix I</w:t>
      </w:r>
    </w:p>
    <w:p w14:paraId="62790A34" w:rsidR="009A65EA">
      <w:pPr>
        <w:jc w:val="center"/>
        <w:rPr>
          <w:b/>
          <w:u w:val="single"/>
        </w:rPr>
      </w:pPr>
      <w:r>
        <w:rPr>
          <w:b/>
          <w:u w:val="single"/>
        </w:rPr>
        <w:t xml:space="preserve">Technical and Organizational Security Measures</w:t>
      </w:r>
    </w:p>
    <w:p w14:paraId="58894E72" w:rsidR="009A65EA">
      <w:pPr>
        <w:pStyle w:val="Heading1"/>
        <w:spacing w:before="0" w:after="240" w:line="240" w:lineRule="auto"/>
        <w:jc w:val="both"/>
        <w:rPr>
          <w:sz w:val="22"/>
          <w:szCs w:val="22"/>
        </w:rPr>
      </w:pPr>
    </w:p>
    <w:p w14:paraId="26935849" w:rsidR="009A65EA">
      <w:pPr>
        <w:pStyle w:val="Heading1"/>
        <w:numPr>
          <w:ilvl w:val="0"/>
          <w:numId w:val="34"/>
        </w:numPr>
        <w:spacing w:before="0" w:after="240" w:line="240" w:lineRule="auto"/>
        <w:ind w:left="720" w:hanging="360"/>
        <w:jc w:val="both"/>
        <w:rPr>
          <w:sz w:val="22"/>
          <w:szCs w:val="22"/>
        </w:rPr>
      </w:pPr>
      <w:r>
        <w:rPr>
          <w:sz w:val="22"/>
          <w:szCs w:val="22"/>
        </w:rPr>
        <w:t xml:space="preserve">Corran Systems</w:t>
      </w:r>
    </w:p>
    <w:p w14:paraId="7DAEBF6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bCs/>
        </w:rPr>
        <w:t xml:space="preserve">Policies, Awareness and Training.  </w:t>
      </w:r>
      <w:r>
        <w:rPr>
          <w:sz w:val="22"/>
          <w:szCs w:val="22"/>
        </w:rPr>
        <w:t xml:space="preserve">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xml:space="preserve">.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xml:space="preserve">.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xml:space="preserve">.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 xml:space="preserve">System Monitoring</w:t>
      </w:r>
      <w:r>
        <w:rPr>
          <w:sz w:val="22"/>
          <w:szCs w:val="22"/>
        </w:rPr>
        <w:t xml:space="preserve">.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 xml:space="preserve">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Logs and Recording</w:t>
      </w:r>
      <w:r>
        <w:rPr>
          <w:sz w:val="22"/>
          <w:szCs w:val="22"/>
        </w:rPr>
        <w:t xml:space="preserve">.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 xml:space="preserve">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rsidR="009A65EA">
      <w:pPr>
        <w:pStyle w:val="Heading1"/>
        <w:numPr>
          <w:ilvl w:val="0"/>
          <w:numId w:val="33"/>
        </w:numPr>
        <w:keepNext w:val="0"/>
        <w:spacing w:before="0" w:after="240" w:line="240" w:lineRule="auto"/>
        <w:ind w:left="720" w:hanging="360"/>
        <w:jc w:val="both"/>
        <w:rPr>
          <w:sz w:val="22"/>
          <w:szCs w:val="22"/>
        </w:rPr>
      </w:pPr>
      <w:r>
        <w:rPr>
          <w:sz w:val="22"/>
          <w:szCs w:val="22"/>
        </w:rPr>
        <w:t xml:space="preserve">Network Security</w:t>
      </w:r>
    </w:p>
    <w:p w14:paraId="32109F5D"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lastRenderedPageBreak/>
      </w:r>
      <w:r>
        <w:rPr>
          <w:sz w:val="22"/>
          <w:szCs w:val="22"/>
        </w:rPr>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t xml:space="preserve">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 xml:space="preserve">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rsidR="009A65EA">
      <w:pPr>
        <w:pStyle w:val="Heading1"/>
        <w:numPr>
          <w:ilvl w:val="0"/>
          <w:numId w:val="33"/>
        </w:numPr>
        <w:keepNext w:val="0"/>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sz w:val="22"/>
          <w:szCs w:val="22"/>
          <w:bCs/>
        </w:rPr>
        <w:t xml:space="preserve">Application/Software Security</w:t>
      </w:r>
      <w:r>
        <w:rPr>
          <w:sz w:val="22"/>
          <w:szCs w:val="22"/>
        </w:rPr>
        <w:t xml:space="preserve">.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rsidR="005F160F">
      <w:pPr>
        <w:jc w:val="both"/>
      </w:pPr>
    </w:p>
    <w:p w14:paraId="01000001" w:rsidR="00AB1234">
      <w:pPr>
        <w:jc w:val="center"/>
        <w:rPr>
          <w:b/>
          <w:u w:val="single"/>
        </w:rPr>
      </w:pPr>
      <w:r>
        <w:rPr>
          <w:b/>
          <w:u w:val="single"/>
        </w:rPr>
        <w:br w:type="page"/>
      </w:r>
      <w:r>
        <w:rPr>
          <w:b/>
          <w:u w:val="single"/>
        </w:rPr>
        <w:t xml:space="preserve">Appendix II</w:t>
      </w:r>
    </w:p>
    <w:p w14:paraId="01000002" w:rsidR="00AB1234">
      <w:pPr>
        <w:jc w:val="center"/>
        <w:rPr>
          <w:b/>
          <w:u w:val="single"/>
        </w:rPr>
      </w:pPr>
      <w:r>
        <w:rPr>
          <w:b/>
          <w:u w:val="single"/>
        </w:rPr>
        <w:t xml:space="preserve">List of Sub-processors</w:t>
      </w:r>
    </w:p>
    <w:p w14:paraId="01000003" w:rsidR="00AB1234">
      <w:pPr>
        <w:spacing w:before="240" w:after="120"/>
        <w:jc w:val="both"/>
      </w:pPr>
      <w:r>
        <w:t xml:space="preserve">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rsidR="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http://schemas.openxmlformats.org/wordprocessingml/2006/main" xmlns:w14="http://schemas.microsoft.com/office/word/2010/wordml" xmlns:custom="urn:superdoc:legacy" xmlns:sdcom="http://superdoc.dev/2024/comments"/>
</file>

<file path=word/commentsExtended.xml><?xml version="1.0" encoding="utf-8"?>
<w15:commentsEx xmlns:w15="http://schemas.microsoft.com/office/word/2012/wordml"/>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rsidR="00B27046">
      <w:pPr>
        <w:spacing w:line="240" w:lineRule="auto"/>
      </w:pPr>
      <w:r>
        <w:separator/>
      </w:r>
    </w:p>
  </w:endnote>
  <w:endnote w:type="continuationSeparator" w:id="0">
    <w:p w14:paraId="1D0E2118" w:rsidR="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rsidR="00CF15F6">
    <w:pPr>
      <w:jc w:val="center"/>
      <w:rPr>
        <w:i/>
        <w:sz w:val="16"/>
        <w:szCs w:val="16"/>
      </w:rPr>
    </w:pPr>
  </w:p>
  <w:p w14:paraId="68310647" w:rsidR="00CF15F6">
    <w:pPr>
      <w:jc w:val="center"/>
      <w:rPr>
        <w:i/>
        <w:sz w:val="16"/>
        <w:szCs w:val="16"/>
      </w:rPr>
    </w:pPr>
    <w:r>
      <w:rPr>
        <w:sz w:val="16"/>
        <w:szCs w:val="16"/>
        <w:i/>
      </w:rPr>
      <w:t xml:space="preserve">Page </w:t>
    </w:r>
    <w:r>
      <w:rPr>
        <w:sz w:val="16"/>
        <w:szCs w:val="16"/>
        <w:i/>
      </w:rPr>
      <w:fldChar w:fldCharType="begin"/>
    </w:r>
    <w:r>
      <w:rPr>
        <w:sz w:val="16"/>
        <w:szCs w:val="16"/>
        <w:i/>
      </w:rPr>
      <w:instrText>PAGE</w:instrText>
    </w:r>
    <w:r>
      <w:rPr>
        <w:sz w:val="16"/>
        <w:szCs w:val="16"/>
        <w:i/>
      </w:rPr>
      <w:fldChar w:fldCharType="separate"/>
    </w:r>
    <w:r>
      <w:rPr>
        <w:sz w:val="16"/>
        <w:szCs w:val="16"/>
        <w:i/>
      </w:rPr>
      <w:t>1</w:t>
    </w:r>
    <w:r>
      <w:rPr>
        <w:sz w:val="16"/>
        <w:szCs w:val="16"/>
        <w:i/>
      </w:rPr>
      <w:fldChar w:fldCharType="end"/>
    </w:r>
    <w:r>
      <w:rPr>
        <w:sz w:val="16"/>
        <w:szCs w:val="16"/>
        <w:i/>
      </w:rPr>
      <w:t xml:space="preserve"> of </w:t>
    </w:r>
    <w:r>
      <w:rPr>
        <w:sz w:val="16"/>
        <w:szCs w:val="16"/>
        <w:i/>
      </w:rPr>
      <w:fldChar w:fldCharType="begin"/>
    </w:r>
    <w:r>
      <w:rPr>
        <w:sz w:val="16"/>
        <w:szCs w:val="16"/>
        <w:i/>
      </w:rPr>
      <w:instrText>NUMPAGES</w:instrText>
    </w:r>
    <w:r>
      <w:rPr>
        <w:sz w:val="16"/>
        <w:szCs w:val="16"/>
        <w:i/>
      </w:rPr>
      <w:fldChar w:fldCharType="separate"/>
    </w:r>
    <w:r>
      <w:rPr>
        <w:sz w:val="16"/>
        <w:szCs w:val="16"/>
        <w:i/>
      </w:rPr>
      <w:t>9</w:t>
    </w:r>
    <w:r>
      <w:rPr>
        <w:sz w:val="16"/>
        <w:szCs w:val="16"/>
        <w:i/>
      </w:rPr>
      <w:fldChar w:fldCharType="end"/>
    </w:r>
    <w:r>
      <w:rPr>
        <w:sz w:val="16"/>
        <w:szCs w:val="16"/>
        <w:i/>
      </w:rPr>
      <w:t xml:space="preserve"> | Corran Data Processing Addendum</w:t>
    </w:r>
  </w:p>
  <w:bookmarkStart w:id="108" w:name="_iDocIDField69826af3-5f41-40f1-be5f-e54d"/>
  <w:p w14:paraId="3BCAB42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rsidR="00B27046">
      <w:pPr>
        <w:spacing w:line="240" w:lineRule="auto"/>
      </w:pPr>
      <w:r>
        <w:separator/>
      </w:r>
    </w:p>
  </w:footnote>
  <w:footnote w:type="continuationSeparator" w:id="0">
    <w:p w14:paraId="6C7FB6BF" w:rsidR="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rsidR="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rsidR="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rsidR="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46357026">
    <w:abstractNumId w:val="13"/>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 w16cid:durableId="330068583">
    <w:abstractNumId w:val="10"/>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 w16cid:durableId="646129834">
    <w:abstractNumId w:val="2"/>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8/08/relationships/commentsExtensible" Target="commentsExtensi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20" Type="http://schemas.microsoft.com/office/2011/relationships/people" Target="people.xml"/><Relationship Id="rId2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