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Sample document for the SuperDoc repro harness smoke test. It carries two tracked insertions.</w:t>
      </w:r>
    </w:p>
    <w:p>
      <w:r>
        <w:t xml:space="preserve">First paragraph, </w:t>
      </w:r>
      <w:ins w:id="1" w:author="Probe" w:date="2026-10-13T00:00:00Z">
        <w:r>
          <w:t xml:space="preserve">with an inserted clause, </w:t>
        </w:r>
      </w:ins>
      <w:r>
        <w:t xml:space="preserve">continues here.</w:t>
      </w:r>
    </w:p>
    <w:p>
      <w:r>
        <w:t xml:space="preserve">Second paragraph, </w:t>
      </w:r>
      <w:ins w:id="2" w:author="Probe" w:date="2026-10-13T00:05:00Z">
        <w:r>
          <w:t xml:space="preserve">with another inserted clause, </w:t>
        </w:r>
      </w:ins>
      <w:r>
        <w:t xml:space="preserve">continues here.</w:t>
      </w:r>
    </w:p>
    <w:sectPr/>
  </w:body>
</w:document>
</file>