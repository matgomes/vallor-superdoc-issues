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>
  <w:body>
    <w:p>
      <w:r>
        <w:t xml:space="preserve">Intro paragraph that stays.</w:t>
      </w:r>
    </w:p>
    <w:p>
      <w:commentRangeStart w:id="1"/>
      <w:r>
        <w:t xml:space="preserve">Comment target text one.</w:t>
      </w:r>
      <w:commentRangeEnd w:id="1"/>
      <w:r>
        <w:commentReference w:id="1"/>
      </w:r>
    </w:p>
    <w:p>
      <w:r>
        <w:t xml:space="preserve">Before tracked change. </w:t>
      </w:r>
      <w:ins w:id="1" w:author="Jane Doe" w:date="2026-10-12T12:00:00Z">
        <w:r>
          <w:t xml:space="preserve">Tracked change target text two.</w:t>
        </w:r>
      </w:ins>
    </w:p>
    <w:p>
      <w:commentRangeStart w:id="2"/>
      <w:r>
        <w:t xml:space="preserve">Before nested. </w:t>
      </w:r>
      <w:ins w:id="2" w:author="Jane Doe" w:date="2026-10-12T12:00:00Z">
        <w:r>
          <w:t xml:space="preserve">Nested tracked change inside comment.</w:t>
        </w:r>
      </w:ins>
      <w:commentRangeEnd w:id="2"/>
      <w:r>
        <w:commentReference w:id="2"/>
      </w:r>
    </w:p>
    <w:p>
      <w:r>
        <w:t xml:space="preserve">Closing paragraph that stays.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Reviewer" w:date="2026-10-12T12:00:00Z">
    <w:p>
      <w:r>
        <w:t xml:space="preserve">First comment</w:t>
      </w:r>
    </w:p>
  </w:comment>
  <w:comment w:id="2" w:author="Reviewer" w:date="2026-10-12T12:00:00Z">
    <w:p>
      <w:r>
        <w:t xml:space="preserve">Nested comment</w:t>
      </w:r>
    </w:p>
  </w:comment>
</w:comments>
</file>

<file path=word/_rels/document.xml.rels><?xml version="1.0" encoding="UTF-8"?><Relationships xmlns="http://schemas.openxmlformats.org/package/2006/relationships"><Relationship Id="rId9" Type="http://schemas.openxmlformats.org/officeDocument/2006/relationships/comments" Target="comments.xml"/></Relationships>
</file>