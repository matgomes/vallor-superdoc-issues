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>
      <w:r>
        <w:t xml:space="preserve">Alpha paragraph stays here.</w:t>
      </w:r>
    </w:p>
    <w:p w14:paraId="00000002">
      <w:pPr>
        <w:rPr>
          <w:del w:id="1" w:author="Probe" w:initials="P" w:authorEmail="probe@example.com" w:date="2026-10-14T00:58:12.789Z"/>
        </w:rPr>
      </w:pPr>
      <w:r>
        <w:t xml:space="preserve">Bravo paragraph will be deleted.</w:t>
      </w:r>
    </w:p>
    <w:p w14:paraId="00000003">
      <w:pPr>
        <w:numPr>
          <w:ilvl w:val="0"/>
          <w:numId w:val="1"/>
        </w:numPr>
      </w:pPr>
      <w:r>
        <w:t xml:space="preserve">Charlie heading</w:t>
      </w:r>
    </w:p>
    <w:p w14:paraId="00000004">
      <w:r>
        <w:t xml:space="preserve">Delta paragraph after the heading.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