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4D0A6" w:rsidR="005F160F">
      <w:pPr>
        <w:jc w:val="center"/>
        <w:rPr>
          <w:b/>
        </w:rPr>
      </w:pPr>
      <w:ins w:id="114" w:author="Probe" w:initials="P" w:authorEmail="probe@example.com" w:date="2026-10-14T01:02:42.191Z" w:rsidR="42EF605F">
        <w:r>
          <w:rPr>
            <w:b/>
          </w:rPr>
          <w:t xml:space="preserve">PROBE-BENIGN </w:t>
        </w:r>
      </w:ins>
      <w:r>
        <w:rPr>
          <w:b/>
        </w:rPr>
        <w:t xml:space="preserve">Corran AI</w:t>
      </w:r>
    </w:p>
    <w:p w14:paraId="68E54592" w:rsidR="005F160F">
      <w:pPr>
        <w:jc w:val="center"/>
        <w:rPr>
          <w:b/>
        </w:rPr>
      </w:pPr>
    </w:p>
    <w:p w14:paraId="3EAAE701" w:rsidR="005F160F">
      <w:pPr>
        <w:jc w:val="center"/>
        <w:rPr>
          <w:b/>
        </w:rPr>
      </w:pPr>
      <w:r>
        <w:rPr>
          <w:b/>
        </w:rPr>
        <w:t xml:space="preserve">DATA PROCESSING ADDENDUM</w:t>
      </w:r>
    </w:p>
    <w:p w14:paraId="3D6CD998" w:rsidR="005F160F"/>
    <w:p w14:paraId="13E479F5" w:rsidR="005F160F">
      <w:pPr>
        <w:jc w:val="both"/>
      </w:pPr>
      <w:r>
        <w:t xml:space="preserve">This Data Processing Addendum (“DPA“) forms part of, and is subject to, the Master Service Agreement or other written or electronic terms of service or subscription agreement between Corran Labs, Inc. d/b/a Corran AI (“Corran”) and the legal entity defined as ‘you’ thereunder (“Customer”, and together with Corran, the “Parties” and each a “Party” (such agreement, the “Agreement”)). All capitalized terms not defined in this DPA shall have the meanings set forth in the Agreement.</w:t>
      </w:r>
    </w:p>
    <w:p w14:paraId="3F276866" w:rsidR="005F160F">
      <w:pPr>
        <w:jc w:val="both"/>
      </w:pPr>
    </w:p>
    <w:p w14:paraId="7039CA52" w:rsidR="005F160F">
      <w:pPr>
        <w:jc w:val="both"/>
      </w:pPr>
      <w:r>
        <w:t xml:space="preserve">This DPA sets out the terms that apply when Personal Data is Processed by Corran under the Agreement. </w:t>
      </w:r>
    </w:p>
    <w:p w14:paraId="741392BD" w:rsidR="005F160F">
      <w:pPr>
        <w:jc w:val="both"/>
      </w:pPr>
    </w:p>
    <w:p w14:paraId="2DF14CAE" w:rsidR="005F160F">
      <w:pPr>
        <w:jc w:val="both"/>
        <w:rPr>
          <w:b/>
        </w:rPr>
      </w:pPr>
      <w:r>
        <w:rPr>
          <w:b/>
        </w:rPr>
        <w:t xml:space="preserve">DATA PROCESSING TERMS:</w:t>
      </w:r>
    </w:p>
    <w:p w14:paraId="1D1777F8" w:rsidR="005F160F">
      <w:pPr>
        <w:numPr>
          <w:ilvl w:val="0"/>
          <w:numId w:val="1"/>
        </w:numPr>
        <w:keepNext/>
        <w:keepLines/>
        <w:tabs>
          <w:tab w:val="left" w:pos="720"/>
        </w:tabs>
        <w:spacing w:before="240" w:line="240" w:lineRule="auto"/>
        <w:jc w:val="both"/>
      </w:pPr>
      <w:bookmarkStart w:id="0" w:name="_heading=h.gjdgxs" w:colFirst="0" w:colLast="0"/>
      <w:bookmarkEnd w:id="0"/>
      <w:r>
        <w:rPr>
          <w:b/>
          <w:u w:val="single"/>
        </w:rPr>
        <w:t>Definitions</w:t>
      </w:r>
    </w:p>
    <w:p w14:paraId="286226E2" w:rsidR="005F160F">
      <w:pPr>
        <w:numPr>
          <w:ilvl w:val="1"/>
          <w:numId w:val="1"/>
        </w:numPr>
        <w:tabs>
          <w:tab w:val="left" w:pos="720"/>
        </w:tabs>
        <w:spacing w:before="240" w:line="240" w:lineRule="auto"/>
        <w:ind w:right="29"/>
        <w:jc w:val="both"/>
      </w:pPr>
      <w:bookmarkStart w:id="1" w:name="_heading=h.30j0zll" w:colFirst="0" w:colLast="0"/>
      <w:bookmarkEnd w:id="1"/>
      <w:r>
        <w:t xml:space="preserve">Capitalized terms used but not defined in this DPA have the same meanings as set out in the Agreement.</w:t>
      </w:r>
    </w:p>
    <w:p w14:paraId="60E1C2D1" w:rsidR="00B57A09">
      <w:pPr>
        <w:numPr>
          <w:ilvl w:val="1"/>
          <w:numId w:val="1"/>
        </w:numPr>
        <w:tabs>
          <w:tab w:val="left" w:pos="720"/>
        </w:tabs>
        <w:spacing w:before="240" w:line="240" w:lineRule="auto"/>
        <w:ind w:right="29"/>
        <w:jc w:val="both"/>
      </w:pPr>
      <w:bookmarkStart w:id="2" w:name="_heading=h.1fob9te" w:colFirst="0" w:colLast="0"/>
      <w:bookmarkEnd w:id="2"/>
      <w:r>
        <w:t xml:space="preserve">For the purposes of this DPA the following words and phrases shall have the following meanings:</w:t>
        <w:br/>
        <w:br/>
      </w:r>
      <w:r>
        <w:rPr>
          <w:b/>
        </w:rPr>
        <w:t>“CCPA”</w:t>
      </w:r>
      <w:r>
        <w:t xml:space="preserve"> means the California Consumer Privacy Act of 2018, as amended and supplemented by the California Privacy Rights Act of 2020, as may be further amended from time to time, and their implementing regulations;</w:t>
      </w:r>
    </w:p>
    <w:p w14:paraId="55C61ED4" w:rsidR="00B57A09">
      <w:pPr>
        <w:tabs>
          <w:tab w:val="left" w:pos="720"/>
        </w:tabs>
        <w:spacing w:before="240" w:line="240" w:lineRule="auto"/>
        <w:ind w:left="720" w:right="29"/>
        <w:jc w:val="both"/>
      </w:pPr>
      <w:r>
        <w:rPr>
          <w:b/>
        </w:rPr>
        <w:t>“Controller”</w:t>
      </w:r>
      <w:r>
        <w:t xml:space="preserve"> shall mean the entity which, alone or jointly with others, determines the purposes and means of the processing of Personal Data;</w:t>
      </w:r>
    </w:p>
    <w:p w14:paraId="665E24BD" w:rsidR="00B57A09">
      <w:pPr>
        <w:tabs>
          <w:tab w:val="left" w:pos="720"/>
        </w:tabs>
        <w:spacing w:before="240" w:line="240" w:lineRule="auto"/>
        <w:ind w:left="720" w:right="29"/>
        <w:jc w:val="both"/>
      </w:pPr>
      <w:r>
        <w:rPr>
          <w:b/>
        </w:rPr>
        <w:t xml:space="preserve">“Customer Data”</w:t>
      </w:r>
      <w:r>
        <w:t xml:space="preserve"> means electronic data and information submitted by or for Customer to Corran, or otherwise accessed by Corran on behalf of Customer in connection with the performance of the Services;</w:t>
      </w:r>
    </w:p>
    <w:p w14:paraId="2D4314B5" w:rsidR="00B57A09">
      <w:pPr>
        <w:tabs>
          <w:tab w:val="left" w:pos="720"/>
        </w:tabs>
        <w:spacing w:before="240" w:line="240" w:lineRule="auto"/>
        <w:ind w:left="720" w:right="29"/>
        <w:jc w:val="both"/>
      </w:pPr>
      <w:r>
        <w:rPr>
          <w:b/>
        </w:rPr>
        <w:t xml:space="preserve">“Data Protection Laws and Regulations”</w:t>
      </w:r>
      <w:r>
        <w:t xml:space="preserve"> means all applicable laws and regulations, including as applicable GDPR, CCPA, laws and regulations of the European Union, the EEA and their member states, Switzerland, the United Kingdom and the United States and its states, to the extent applicable to the Processing of Personal Data under the Agreement;</w:t>
      </w:r>
    </w:p>
    <w:p w14:paraId="768B69DD" w:rsidR="00B57A09">
      <w:pPr>
        <w:tabs>
          <w:tab w:val="left" w:pos="720"/>
        </w:tabs>
        <w:spacing w:before="240" w:line="240" w:lineRule="auto"/>
        <w:ind w:left="720" w:right="29"/>
        <w:jc w:val="both"/>
      </w:pPr>
      <w:r>
        <w:rPr>
          <w:b/>
        </w:rPr>
        <w:t xml:space="preserve">“Data Subject”</w:t>
      </w:r>
      <w:r>
        <w:t xml:space="preserve"> means the identified or identifiable person or household (in the case of CCPA) to whom or which Personal Data relates;</w:t>
      </w:r>
    </w:p>
    <w:p w14:paraId="4C56F5EA" w:rsidR="00B57A09">
      <w:pPr>
        <w:tabs>
          <w:tab w:val="left" w:pos="720"/>
        </w:tabs>
        <w:spacing w:before="240" w:line="240" w:lineRule="auto"/>
        <w:ind w:left="720" w:right="29"/>
        <w:jc w:val="both"/>
      </w:pPr>
      <w:r>
        <w:rPr>
          <w:b/>
        </w:rPr>
        <w:t>“EEA”</w:t>
      </w:r>
      <w:r>
        <w:t xml:space="preserve"> means the European Economic Area, which constitutes the member states of the European Union, the United Kingdom, Norway, Iceland and Liechtenstein;</w:t>
      </w:r>
    </w:p>
    <w:p w14:paraId="50CFFD60" w:rsidR="00B57A09">
      <w:pPr>
        <w:tabs>
          <w:tab w:val="left" w:pos="720"/>
        </w:tabs>
        <w:spacing w:before="240" w:line="240" w:lineRule="auto"/>
        <w:ind w:left="720" w:right="29"/>
        <w:jc w:val="both"/>
      </w:pPr>
      <w:r>
        <w:rPr>
          <w:b/>
        </w:rPr>
        <w:t>“GDPR”</w:t>
      </w:r>
      <w:r>
        <w:t xml:space="preserve"> means Regulation 2016/679 of the European Parliament and of the Council on the protection of natural persons with regard to the processing of personal data and on the free movement of such data, and repealing Directive 95/46/EC (as amended, replaced or superseded), or, with respect to Data Subjects in the United Kingdom, the UK Data Protection Act 2018;</w:t>
      </w:r>
    </w:p>
    <w:p w14:paraId="7FBCDFDE" w:rsidR="00B57A09">
      <w:pPr>
        <w:tabs>
          <w:tab w:val="left" w:pos="720"/>
        </w:tabs>
        <w:spacing w:before="240" w:line="240" w:lineRule="auto"/>
        <w:ind w:left="720" w:right="29"/>
        <w:jc w:val="both"/>
      </w:pPr>
      <w:r>
        <w:rPr>
          <w:b/>
        </w:rPr>
        <w:t>“Processing”</w:t>
      </w:r>
      <w:r>
        <w:t xml:space="preserve"> means any operation or set of operations which is performed upon Personal Data, whether or not by automatic means, such as collection, recording, organization, structuring, storage, adaptation or alteration, retrieval, consultation, use, disclosure by transmission, dissemination or otherwise making available, alignment or combination, restriction, erasure or destruction;</w:t>
      </w:r>
    </w:p>
    <w:p w14:paraId="5818AA97" w:rsidR="00B57A09">
      <w:pPr>
        <w:tabs>
          <w:tab w:val="left" w:pos="720"/>
        </w:tabs>
        <w:spacing w:before="240" w:line="240" w:lineRule="auto"/>
        <w:ind w:left="720" w:right="29"/>
        <w:jc w:val="both"/>
      </w:pPr>
      <w:r>
        <w:rPr>
          <w:b/>
        </w:rPr>
        <w:lastRenderedPageBreak/>
      </w:r>
      <w:r>
        <w:rPr>
          <w:b/>
        </w:rPr>
        <w:t>“Processor”</w:t>
      </w:r>
      <w:r>
        <w:t xml:space="preserve"> shall mean an entity which processes Personal Data on behalf of the Controller, including as applicable any “service provider” as that term is defined by the CCPA;</w:t>
      </w:r>
    </w:p>
    <w:p w14:paraId="7750940A" w:rsidR="00B57A09">
      <w:pPr>
        <w:tabs>
          <w:tab w:val="left" w:pos="720"/>
        </w:tabs>
        <w:spacing w:before="240" w:line="240" w:lineRule="auto"/>
        <w:ind w:left="720" w:right="29"/>
        <w:jc w:val="both"/>
      </w:pPr>
      <w:r>
        <w:rPr>
          <w:b/>
        </w:rPr>
        <w:t xml:space="preserve">“Personal Data”</w:t>
      </w:r>
      <w:r>
        <w:t xml:space="preserve"> means any information relating to (i) an identified or identifiable natural person or, (ii) an identified or identifiable legal entity or household (where such information is protected similarly as personal data or personally identifiable information under applicable Data Protection Laws and Regulations), where for each (i) or (ii), such data is Customer Data;</w:t>
      </w:r>
    </w:p>
    <w:p w14:paraId="0F885A95" w:rsidR="00B57A09">
      <w:pPr>
        <w:tabs>
          <w:tab w:val="left" w:pos="720"/>
        </w:tabs>
        <w:spacing w:before="240" w:line="240" w:lineRule="auto"/>
        <w:ind w:left="720" w:right="29"/>
        <w:jc w:val="both"/>
      </w:pPr>
      <w:r>
        <w:rPr>
          <w:b/>
        </w:rPr>
        <w:t>“Services”</w:t>
      </w:r>
      <w:r>
        <w:rPr>
          <w:bCs/>
        </w:rPr>
        <w:t xml:space="preserve"> has the meaning set forth in the Agreement.</w:t>
      </w:r>
    </w:p>
    <w:p w14:paraId="79BAE637" w:rsidR="00B57A09">
      <w:pPr>
        <w:tabs>
          <w:tab w:val="left" w:pos="720"/>
        </w:tabs>
        <w:spacing w:before="240" w:line="240" w:lineRule="auto"/>
        <w:ind w:left="720" w:right="29"/>
        <w:jc w:val="both"/>
      </w:pPr>
      <w:r>
        <w:rPr>
          <w:b/>
        </w:rPr>
        <w:t xml:space="preserve">“Standard Contractual Clauses” </w:t>
      </w:r>
      <w:r>
        <w:rPr>
          <w:bCs/>
        </w:rPr>
        <w:t>means</w:t>
      </w:r>
      <w:r>
        <w:rPr>
          <w:b/>
        </w:rPr>
        <w:t>:</w:t>
      </w:r>
    </w:p>
    <w:p w14:paraId="365D1A58" w:rsidR="00D75E53">
      <w:pPr>
        <w:pStyle w:val="ListParagraph"/>
        <w:numPr>
          <w:ilvl w:val="0"/>
          <w:numId w:val="12"/>
        </w:numPr>
        <w:spacing w:before="240" w:line="240" w:lineRule="auto"/>
        <w:ind w:left="1350" w:right="29"/>
        <w:jc w:val="both"/>
      </w:pPr>
      <w:r>
        <w:rPr>
          <w:b/>
        </w:rPr>
        <w:t xml:space="preserve">EEA &amp; Switzerland: </w:t>
      </w:r>
      <w:r>
        <w:rPr>
          <w:bCs/>
        </w:rPr>
        <w:t xml:space="preserve">If Customer transfers Customer Personal Data from the EEA or Switzerland to Corran in a country without adequate data protections (as determined by the relevant data protection authorities), such transfers shall be governed by the standard contractual clauses for the transfer of personal data to third countries approved pursuant to Commission Decision (EU) 2021/914 of 4 June 2021. For clarity, for transfers from Switzerland, references in the standard contractual clauses shall be interpreted to include applicable terminology for Switzerland (e.g., “Member State” shall be interpreted to mean “Switzerland”).</w:t>
      </w:r>
    </w:p>
    <w:p w14:paraId="696C551D" w:rsidR="00D75E53">
      <w:pPr>
        <w:pStyle w:val="ListParagraph"/>
        <w:spacing w:before="240" w:line="240" w:lineRule="auto"/>
        <w:ind w:left="1350" w:right="29"/>
        <w:jc w:val="both"/>
      </w:pPr>
    </w:p>
    <w:p w14:paraId="03738871" w:rsidR="00B57A09">
      <w:pPr>
        <w:pStyle w:val="ListParagraph"/>
        <w:numPr>
          <w:ilvl w:val="0"/>
          <w:numId w:val="12"/>
        </w:numPr>
        <w:spacing w:before="240" w:line="240" w:lineRule="auto"/>
        <w:ind w:left="1350" w:right="29"/>
        <w:jc w:val="both"/>
      </w:pPr>
      <w:r>
        <w:rPr>
          <w:b/>
        </w:rPr>
        <w:t xml:space="preserve">United Kingdom: </w:t>
      </w:r>
      <w:r>
        <w:rPr>
          <w:bCs/>
        </w:rPr>
        <w:t xml:space="preserve">If Customer transfers Customer Personal Data from the United Kingdom to Corran in a without adequate data protections (as determined by the relevant data protection authorities), such transfers shall be governed by the International Data Transfer Addendum issued by the Information Commissioner’s Office under s.119(A) of the UK Data Protection Act 2018.</w:t>
      </w:r>
    </w:p>
    <w:p w14:paraId="587A7202" w:rsidR="005F160F">
      <w:pPr>
        <w:tabs>
          <w:tab w:val="left" w:pos="720"/>
        </w:tabs>
        <w:spacing w:before="240" w:line="240" w:lineRule="auto"/>
        <w:ind w:left="720" w:right="29"/>
        <w:jc w:val="both"/>
      </w:pPr>
      <w:r>
        <w:rPr>
          <w:b/>
        </w:rPr>
        <w:t>“Sub-processor”</w:t>
      </w:r>
      <w:r>
        <w:t xml:space="preserve"> means any Processor engaged by Corran.</w:t>
      </w:r>
    </w:p>
    <w:p w14:paraId="6C74A29F" w:rsidR="005F160F">
      <w:pPr>
        <w:numPr>
          <w:ilvl w:val="0"/>
          <w:numId w:val="1"/>
        </w:numPr>
        <w:tabs>
          <w:tab w:val="left" w:pos="720"/>
        </w:tabs>
        <w:spacing w:before="240" w:line="240" w:lineRule="auto"/>
        <w:ind w:right="29"/>
        <w:jc w:val="both"/>
      </w:pPr>
      <w:bookmarkStart w:id="3" w:name="_heading=h.3znysh7" w:colFirst="0" w:colLast="0"/>
      <w:bookmarkEnd w:id="3"/>
      <w:r>
        <w:rPr>
          <w:b/>
          <w:u w:val="single"/>
        </w:rPr>
        <w:t xml:space="preserve">Processing of Personal Data</w:t>
      </w:r>
    </w:p>
    <w:p w14:paraId="518F9D2E" w:rsidR="005F160F">
      <w:pPr>
        <w:numPr>
          <w:ilvl w:val="1"/>
          <w:numId w:val="1"/>
        </w:numPr>
        <w:tabs>
          <w:tab w:val="left" w:pos="720"/>
        </w:tabs>
        <w:spacing w:before="240" w:line="240" w:lineRule="auto"/>
        <w:ind w:right="29"/>
        <w:jc w:val="both"/>
      </w:pPr>
      <w:bookmarkStart w:id="4" w:name="_heading=h.2et92p0" w:colFirst="0" w:colLast="0"/>
      <w:bookmarkEnd w:id="4"/>
      <w:r>
        <w:rPr>
          <w:b/>
        </w:rPr>
        <w:t xml:space="preserve">Roles of the Parties. </w:t>
      </w:r>
      <w:r>
        <w:t xml:space="preserve">The parties acknowledge and agree that with regard to the Processing of Personal Data as is necessary for providing the Services, Customer is the Controller, Corran is the Processor and that Corran will engage Sub-processors pursuant to the requirements set forth in Section </w:t>
      </w:r>
      <w:r>
        <w:fldChar w:fldCharType="begin"/>
      </w:r>
      <w:r>
        <w:instrText xml:space="preserve"> REF _Ref128593561 \r \h </w:instrText>
      </w:r>
      <w:r>
        <w:fldChar w:fldCharType="separate"/>
      </w:r>
      <w:r>
        <w:t>6</w:t>
      </w:r>
      <w:r>
        <w:fldChar w:fldCharType="end"/>
      </w:r>
      <w:r>
        <w:t>.</w:t>
      </w:r>
    </w:p>
    <w:p w14:paraId="13C2B72C" w:rsidR="005F160F">
      <w:pPr>
        <w:numPr>
          <w:ilvl w:val="1"/>
          <w:numId w:val="1"/>
        </w:numPr>
        <w:tabs>
          <w:tab w:val="left" w:pos="720"/>
        </w:tabs>
        <w:spacing w:before="240" w:line="240" w:lineRule="auto"/>
        <w:ind w:right="29"/>
        <w:jc w:val="both"/>
      </w:pPr>
      <w:bookmarkStart w:id="5" w:name="_heading=h.tyjcwt" w:colFirst="0" w:colLast="0"/>
      <w:bookmarkStart w:id="6" w:name="_heading=h.3dy6vkm" w:colFirst="0" w:colLast="0"/>
      <w:bookmarkEnd w:id="5"/>
      <w:bookmarkEnd w:id="6"/>
      <w:r>
        <w:rPr>
          <w:b/>
        </w:rPr>
        <w:t xml:space="preserve">Customer’s Processing of Personal Data.</w:t>
      </w:r>
      <w:r>
        <w:t xml:space="preserve"> Customer, as Controller, shall: (i) be responsible for ensuring that it has complied, and will continue to comply, with all applicable Data Protection Laws and Regulations; (ii) ensure it has, and will continue to have, the right to Process, transfer, and/or provide access to, the Personal Data to Corran for Processing in accordance with the terms of the Agreement and this DPA; and (iii) have sole responsibility for the accuracy, quality, and legality of Personal Data and the means by which Customer acquired Personal Data. Customer specifically acknowledges that its use of the Services will not violate the rights of any Data Subject that has opted-out from sales or other disclosures of Personal Data, to the extent applicable under the CCPA. </w:t>
      </w:r>
    </w:p>
    <w:p w14:paraId="2FF9D5E6" w:rsidR="005F160F">
      <w:pPr>
        <w:numPr>
          <w:ilvl w:val="1"/>
          <w:numId w:val="1"/>
        </w:numPr>
        <w:tabs>
          <w:tab w:val="left" w:pos="720"/>
        </w:tabs>
        <w:spacing w:before="240" w:line="240" w:lineRule="auto"/>
        <w:ind w:right="29"/>
        <w:jc w:val="both"/>
      </w:pPr>
      <w:bookmarkStart w:id="7" w:name="_heading=h.1t3h5sf" w:colFirst="0" w:colLast="0"/>
      <w:bookmarkEnd w:id="7"/>
      <w:r>
        <w:rPr>
          <w:b/>
        </w:rPr>
        <w:t xml:space="preserve">Corran’s Processing of Personal Data</w:t>
      </w:r>
      <w:r>
        <w:t xml:space="preserve">. Corran shall treat Personal Data as Confidential Information and shall Process Personal Data on behalf of Customer as is necessary for providing the Services and in accordance with Customer’s documented instructions as set out in this DPA. Any Processing required outside of the scope of these instructions will require prior written agreement between the parties. To the extent the CCPA is applicable to Customer’s business and solely with respect to such Personal Data subject to the CCPA, the parties acknowledge and agree that Corran’s Processing of Personal Data is as a “service provider” as that term is defined under the CCPA for a “business purpose” as that term is defined under the CCPA (i.e., performing services on behalf of Customer).</w:t>
      </w:r>
    </w:p>
    <w:p w14:paraId="0529B301" w:rsidR="005F160F">
      <w:pPr>
        <w:numPr>
          <w:ilvl w:val="1"/>
          <w:numId w:val="1"/>
        </w:numPr>
        <w:tabs>
          <w:tab w:val="left" w:pos="720"/>
        </w:tabs>
        <w:spacing w:before="240" w:line="240" w:lineRule="auto"/>
        <w:ind w:right="29"/>
        <w:jc w:val="both"/>
      </w:pPr>
      <w:bookmarkStart w:id="8" w:name="_heading=h.4d34og8" w:colFirst="0" w:colLast="0"/>
      <w:bookmarkStart w:id="9" w:name="_heading=h.2s8eyo1" w:colFirst="0" w:colLast="0"/>
      <w:bookmarkEnd w:id="8"/>
      <w:bookmarkEnd w:id="9"/>
      <w:r>
        <w:rPr>
          <w:b/>
        </w:rPr>
        <w:t xml:space="preserve">Data Protection Impact Assessments</w:t>
      </w:r>
      <w:r>
        <w:t xml:space="preserve">. Upon Customer’s request, Corran shall provide Customer with reasonable cooperation and assistance needed to fulfil Customer’s obligation under the GDPR </w:t>
      </w:r>
      <w:r>
        <w:lastRenderedPageBreak/>
      </w:r>
      <w:r>
        <w:t xml:space="preserve">to carry out a data protection impact assessment related to Customer’s use of the Services, to the extent Customer does not otherwise have access to the relevant information, and to the extent such information is available to Corran. Corran shall provide reasonable assistance to Customer in the cooperation or prior consultation with the data protection authorities in the performance of its tasks relating to this paragraph, to the extent required under the GDPR.</w:t>
      </w:r>
    </w:p>
    <w:p w14:paraId="6B194FEF" w:rsidR="003A41F8">
      <w:pPr>
        <w:numPr>
          <w:ilvl w:val="0"/>
          <w:numId w:val="1"/>
        </w:numPr>
        <w:tabs>
          <w:tab w:val="left" w:pos="720"/>
        </w:tabs>
        <w:spacing w:before="240" w:line="240" w:lineRule="auto"/>
        <w:ind w:right="29"/>
        <w:jc w:val="both"/>
      </w:pPr>
      <w:r>
        <w:rPr>
          <w:b/>
          <w:bCs/>
          <w:u w:val="single"/>
        </w:rPr>
        <w:t xml:space="preserve">Details of Data Processing</w:t>
      </w:r>
      <w:r>
        <w:t>.</w:t>
      </w:r>
    </w:p>
    <w:p w14:paraId="451C6B60" w:rsidR="003A41F8">
      <w:pPr>
        <w:numPr>
          <w:ilvl w:val="1"/>
          <w:numId w:val="1"/>
        </w:numPr>
        <w:tabs>
          <w:tab w:val="left" w:pos="720"/>
        </w:tabs>
        <w:spacing w:before="240" w:line="240" w:lineRule="auto"/>
        <w:ind w:right="29"/>
        <w:jc w:val="both"/>
      </w:pPr>
      <w:r>
        <w:rPr>
          <w:b/>
          <w:bCs/>
        </w:rPr>
        <w:t xml:space="preserve">Subject Matter</w:t>
      </w:r>
      <w:r>
        <w:t xml:space="preserve">: The subject matter of the Processing under this DPA is the Customer Personal Data.</w:t>
      </w:r>
    </w:p>
    <w:p w14:paraId="6E501CE9" w:rsidR="003A41F8">
      <w:pPr>
        <w:numPr>
          <w:ilvl w:val="1"/>
          <w:numId w:val="1"/>
        </w:numPr>
        <w:tabs>
          <w:tab w:val="left" w:pos="720"/>
        </w:tabs>
        <w:spacing w:before="240" w:line="240" w:lineRule="auto"/>
        <w:ind w:right="29"/>
        <w:jc w:val="both"/>
      </w:pPr>
      <w:r>
        <w:rPr>
          <w:b/>
          <w:bCs/>
        </w:rPr>
        <w:t xml:space="preserve">Frequency and duration</w:t>
      </w:r>
      <w:r>
        <w:t xml:space="preserve">: Notwithstanding expiration or termination of the Agreement, Corran will Process the Customer Personal Data continuously and until deletion of all Customer Personal Data as described in this DPA.</w:t>
      </w:r>
    </w:p>
    <w:p w14:paraId="12720B16" w:rsidR="003A41F8">
      <w:pPr>
        <w:numPr>
          <w:ilvl w:val="1"/>
          <w:numId w:val="1"/>
        </w:numPr>
        <w:tabs>
          <w:tab w:val="left" w:pos="720"/>
        </w:tabs>
        <w:spacing w:before="240" w:line="240" w:lineRule="auto"/>
        <w:ind w:right="29"/>
        <w:jc w:val="both"/>
      </w:pPr>
      <w:r>
        <w:rPr>
          <w:b/>
          <w:bCs/>
        </w:rPr>
        <w:t>Purpose</w:t>
      </w:r>
      <w:r>
        <w:t xml:space="preserve">: Corran will Process the Customer Personal Data only for the Business Purpose, as described in this DPA.</w:t>
      </w:r>
    </w:p>
    <w:p w14:paraId="3C2008F5" w:rsidR="003A41F8">
      <w:pPr>
        <w:numPr>
          <w:ilvl w:val="1"/>
          <w:numId w:val="1"/>
        </w:numPr>
        <w:tabs>
          <w:tab w:val="left" w:pos="720"/>
        </w:tabs>
        <w:spacing w:before="240" w:line="240" w:lineRule="auto"/>
        <w:ind w:right="29"/>
        <w:jc w:val="both"/>
      </w:pPr>
      <w:r>
        <w:rPr>
          <w:b/>
          <w:bCs/>
        </w:rPr>
        <w:t xml:space="preserve">Nature of the Processing</w:t>
      </w:r>
      <w:r>
        <w:t xml:space="preserve">: Corran will perform Processing as needed for the Business Purpose, and to comply with Customer’s Processing instructions as provided in accordance with the Agreement and this DPA.</w:t>
      </w:r>
    </w:p>
    <w:p w14:paraId="34048129" w:rsidR="003A41F8">
      <w:pPr>
        <w:numPr>
          <w:ilvl w:val="1"/>
          <w:numId w:val="1"/>
        </w:numPr>
        <w:tabs>
          <w:tab w:val="left" w:pos="720"/>
        </w:tabs>
        <w:spacing w:before="240" w:line="240" w:lineRule="auto"/>
        <w:ind w:right="29"/>
        <w:jc w:val="both"/>
      </w:pPr>
      <w:r>
        <w:rPr>
          <w:b/>
          <w:bCs/>
        </w:rPr>
        <w:t xml:space="preserve">Retention Period</w:t>
      </w:r>
      <w:r>
        <w:t xml:space="preserve">. The period for which Customer Personal Data will be retained and the criteria used to determine that period is determined by Customer during the term of the Agreement via Customer’s use and configuration of the Service. Upon termination or expiration of the Agreement, Customer may retrieve or delete Customer Personal Data as described in the Agreement. Any Customer Personal Data not deleted by Customer shall be deleted by Corran promptly upon the later of (i) expiration or termination of the Agreement and (ii) expiration of any post-termination “retrieval period” described in the Agreement.</w:t>
      </w:r>
    </w:p>
    <w:p w14:paraId="2BDBD9C9" w:rsidR="003A41F8">
      <w:pPr>
        <w:numPr>
          <w:ilvl w:val="1"/>
          <w:numId w:val="1"/>
        </w:numPr>
        <w:tabs>
          <w:tab w:val="left" w:pos="720"/>
        </w:tabs>
        <w:spacing w:before="240" w:line="240" w:lineRule="auto"/>
        <w:ind w:right="29"/>
        <w:jc w:val="both"/>
      </w:pPr>
      <w:r>
        <w:rPr>
          <w:b/>
          <w:bCs/>
        </w:rPr>
        <w:t xml:space="preserve">Categories of Data Subjects</w:t>
      </w:r>
      <w:r>
        <w:t xml:space="preserve">: The categories of Data Subjects to which Customer Personal Data relate are determined and controlled by Customer in its sole discretion, and may include, but are not limited to:</w:t>
      </w:r>
    </w:p>
    <w:p w14:paraId="2C3ED055" w:rsidR="003A41F8">
      <w:pPr>
        <w:numPr>
          <w:ilvl w:val="2"/>
          <w:numId w:val="1"/>
        </w:numPr>
        <w:tabs>
          <w:tab w:val="left" w:pos="720"/>
        </w:tabs>
        <w:spacing w:before="240" w:line="240" w:lineRule="auto"/>
        <w:ind w:right="29"/>
        <w:jc w:val="both"/>
      </w:pPr>
      <w:r>
        <w:t xml:space="preserve">Customers, business partners and vendors of Customer (who are natural persons);</w:t>
      </w:r>
    </w:p>
    <w:p w14:paraId="00CB1E55" w:rsidR="003A41F8">
      <w:pPr>
        <w:numPr>
          <w:ilvl w:val="2"/>
          <w:numId w:val="1"/>
        </w:numPr>
        <w:tabs>
          <w:tab w:val="left" w:pos="720"/>
        </w:tabs>
        <w:spacing w:before="240" w:line="240" w:lineRule="auto"/>
        <w:ind w:right="29"/>
        <w:jc w:val="both"/>
      </w:pPr>
      <w:r>
        <w:t xml:space="preserve">Employees or contact persons of Customer’s customers, business partners and vendors; and/or</w:t>
      </w:r>
    </w:p>
    <w:p w14:paraId="0B574101" w:rsidR="003A41F8">
      <w:pPr>
        <w:numPr>
          <w:ilvl w:val="2"/>
          <w:numId w:val="1"/>
        </w:numPr>
        <w:tabs>
          <w:tab w:val="left" w:pos="720"/>
        </w:tabs>
        <w:spacing w:before="240" w:line="240" w:lineRule="auto"/>
        <w:ind w:right="29"/>
        <w:jc w:val="both"/>
      </w:pPr>
      <w:r>
        <w:t xml:space="preserve">Employees, agents, advisors, and freelancers of Customer (who are natural persons).</w:t>
      </w:r>
    </w:p>
    <w:p w14:paraId="2D657797" w:rsidR="003A41F8">
      <w:pPr>
        <w:numPr>
          <w:ilvl w:val="1"/>
          <w:numId w:val="1"/>
        </w:numPr>
        <w:tabs>
          <w:tab w:val="left" w:pos="720"/>
        </w:tabs>
        <w:spacing w:before="240" w:line="240" w:lineRule="auto"/>
        <w:ind w:right="29"/>
        <w:jc w:val="both"/>
      </w:pPr>
      <w:r>
        <w:rPr>
          <w:b/>
          <w:bCs/>
        </w:rPr>
        <w:t xml:space="preserve">Categories of Personal Data</w:t>
      </w:r>
      <w:r>
        <w:t xml:space="preserve">: The types of Customer Personal Data are determined and controlled by Customer in its sole discretion, and may include, but are not limited to:</w:t>
      </w:r>
    </w:p>
    <w:p w14:paraId="28A9B1FD" w:rsidR="003A41F8">
      <w:pPr>
        <w:numPr>
          <w:ilvl w:val="2"/>
          <w:numId w:val="1"/>
        </w:numPr>
        <w:tabs>
          <w:tab w:val="left" w:pos="720"/>
        </w:tabs>
        <w:spacing w:before="240" w:line="240" w:lineRule="auto"/>
        <w:ind w:right="29"/>
        <w:jc w:val="both"/>
      </w:pPr>
      <w:r>
        <w:t xml:space="preserve">Identification and contact data (name, address, title, contact details); and</w:t>
      </w:r>
    </w:p>
    <w:p w14:paraId="6DE5560A" w:rsidR="003A41F8">
      <w:pPr>
        <w:numPr>
          <w:ilvl w:val="2"/>
          <w:numId w:val="1"/>
        </w:numPr>
        <w:tabs>
          <w:tab w:val="left" w:pos="720"/>
        </w:tabs>
        <w:spacing w:before="240" w:line="240" w:lineRule="auto"/>
        <w:ind w:right="29"/>
        <w:jc w:val="both"/>
      </w:pPr>
      <w:r>
        <w:t xml:space="preserve">Employment details (employer, job title, geographic location, area of responsibility).</w:t>
      </w:r>
    </w:p>
    <w:p w14:paraId="6E24DDBB" w:rsidR="003A41F8">
      <w:pPr>
        <w:numPr>
          <w:ilvl w:val="1"/>
          <w:numId w:val="1"/>
        </w:numPr>
        <w:tabs>
          <w:tab w:val="left" w:pos="720"/>
        </w:tabs>
        <w:spacing w:before="240" w:line="240" w:lineRule="auto"/>
        <w:ind w:right="29"/>
        <w:jc w:val="both"/>
      </w:pPr>
      <w:r>
        <w:rPr>
          <w:b/>
          <w:bCs/>
        </w:rPr>
        <w:t xml:space="preserve">Special Categories of Personal Data (if applicable)</w:t>
      </w:r>
      <w:r>
        <w:t xml:space="preserve">: Customer shall not include ‘special categories of personal data’ or similarly sensitive Personal Data (as described or defined in Data Protection Laws) in any upload of Customer Data.</w:t>
      </w:r>
    </w:p>
    <w:p w14:paraId="2BC4D5AD" w:rsidR="005F160F">
      <w:pPr>
        <w:numPr>
          <w:ilvl w:val="0"/>
          <w:numId w:val="1"/>
        </w:numPr>
        <w:tabs>
          <w:tab w:val="left" w:pos="720"/>
        </w:tabs>
        <w:spacing w:before="240" w:line="240" w:lineRule="auto"/>
        <w:ind w:right="29"/>
        <w:jc w:val="both"/>
      </w:pPr>
      <w:r>
        <w:rPr>
          <w:b/>
          <w:u w:val="single"/>
        </w:rPr>
        <w:t xml:space="preserve">Rights of Data Subjects</w:t>
      </w:r>
    </w:p>
    <w:p w14:paraId="39461D0C" w:rsidR="005F160F">
      <w:pPr>
        <w:numPr>
          <w:ilvl w:val="1"/>
          <w:numId w:val="1"/>
        </w:numPr>
        <w:tabs>
          <w:tab w:val="left" w:pos="720"/>
        </w:tabs>
        <w:spacing w:before="240" w:line="240" w:lineRule="auto"/>
        <w:ind w:right="29"/>
        <w:jc w:val="both"/>
        <w:rPr>
          <w:b/>
        </w:rPr>
      </w:pPr>
      <w:bookmarkStart w:id="10" w:name="_heading=h.3rdcrjn" w:colFirst="0" w:colLast="0"/>
      <w:bookmarkEnd w:id="10"/>
      <w:r>
        <w:rPr>
          <w:b/>
        </w:rPr>
        <w:t xml:space="preserve">Data Subject Request. </w:t>
      </w:r>
      <w:r>
        <w:t xml:space="preserve">Corran shall, to the extent legally permitted, promptly notify Customer if Corran receives a request from a Data Subject to exercise the Data Subject’s right of access, right to </w:t>
      </w:r>
      <w:r>
        <w:lastRenderedPageBreak/>
      </w:r>
      <w:r>
        <w:t xml:space="preserve">rectification, restriction of Processing, erasure (“right to be forgotten”), data portability, object to the Processing, or its right not to be subject to an automated individual decision making, solely to the extent each such request is available to the Data Subject under Data Protection Laws and Regulations (each such request being a “</w:t>
      </w:r>
      <w:r>
        <w:rPr>
          <w:b/>
        </w:rPr>
        <w:t xml:space="preserve">Data Subject Request</w:t>
      </w:r>
      <w:r>
        <w:t xml:space="preserve">”). Taking into account the nature of the Processing, Corran shall assist Customer by appropriate technical and organizational measures, insofar as this is possible, for the fulfilment of Customer’s obligation to respond to a Data Subject Request under Data Protection Laws and Regulations. In addition, to the extent Customer, in its use of the Services, does not have the ability to address a Data Subject Request, Corran shall upon Customer’s request provide commercially reasonable efforts to assist Customer in responding to such Data Subject Request, to the extent Corran is legally permitted to do so and the response to such Data Subject Request is required under Data Protection Laws and Regulations. To the extent legally permitted, Customer shall be responsible for any costs arising from Corran’s provision of any such assistance described in this paragraph.</w:t>
      </w:r>
    </w:p>
    <w:p w14:paraId="51D52EF9" w:rsidR="005F160F">
      <w:pPr>
        <w:numPr>
          <w:ilvl w:val="0"/>
          <w:numId w:val="1"/>
        </w:numPr>
        <w:tabs>
          <w:tab w:val="left" w:pos="720"/>
        </w:tabs>
        <w:spacing w:before="240" w:line="240" w:lineRule="auto"/>
        <w:ind w:right="29"/>
        <w:jc w:val="both"/>
      </w:pPr>
      <w:bookmarkStart w:id="11" w:name="_heading=h.26in1rg" w:colFirst="0" w:colLast="0"/>
      <w:bookmarkEnd w:id="11"/>
      <w:r>
        <w:rPr>
          <w:b/>
          <w:u w:val="single"/>
        </w:rPr>
        <w:t xml:space="preserve">Corran Personnel</w:t>
      </w:r>
    </w:p>
    <w:p w14:paraId="7A77E995" w:rsidR="005F160F">
      <w:pPr>
        <w:numPr>
          <w:ilvl w:val="1"/>
          <w:numId w:val="1"/>
        </w:numPr>
        <w:tabs>
          <w:tab w:val="left" w:pos="720"/>
        </w:tabs>
        <w:spacing w:before="240" w:line="240" w:lineRule="auto"/>
        <w:ind w:right="29"/>
        <w:jc w:val="both"/>
        <w:rPr>
          <w:b/>
        </w:rPr>
      </w:pPr>
      <w:bookmarkStart w:id="12" w:name="_heading=h.lnxbz9" w:colFirst="0" w:colLast="0"/>
      <w:bookmarkEnd w:id="12"/>
      <w:r>
        <w:rPr>
          <w:b/>
        </w:rPr>
        <w:t>Confidentiality.</w:t>
      </w:r>
      <w:r>
        <w:t xml:space="preserve"> Corran shall ensure that its personnel engaged in the Processing of Personal Data are informed of the confidential nature of the Personal Data, have received appropriate training on their responsibilities and have executed written confidentiality agreements. Corran shall ensure that such confidentiality obligations survive the termination of the personnel engagement.</w:t>
      </w:r>
    </w:p>
    <w:p w14:paraId="6549053E" w:rsidR="005F160F">
      <w:pPr>
        <w:numPr>
          <w:ilvl w:val="1"/>
          <w:numId w:val="1"/>
        </w:numPr>
        <w:tabs>
          <w:tab w:val="left" w:pos="720"/>
        </w:tabs>
        <w:spacing w:before="240" w:line="240" w:lineRule="auto"/>
        <w:ind w:right="29"/>
        <w:jc w:val="both"/>
      </w:pPr>
      <w:bookmarkStart w:id="13" w:name="_heading=h.35nkun2" w:colFirst="0" w:colLast="0"/>
      <w:bookmarkEnd w:id="13"/>
      <w:r>
        <w:rPr>
          <w:b/>
        </w:rPr>
        <w:t xml:space="preserve">Limitation of Access</w:t>
      </w:r>
      <w:r>
        <w:t xml:space="preserve">. Corran shall ensure that Corran’s access to Personal Data is limited to those personnel performing Services in accordance with the Agreement.</w:t>
      </w:r>
    </w:p>
    <w:p w14:paraId="3D5B0F23" w:rsidR="005F160F">
      <w:pPr>
        <w:numPr>
          <w:ilvl w:val="1"/>
          <w:numId w:val="1"/>
        </w:numPr>
        <w:tabs>
          <w:tab w:val="left" w:pos="720"/>
        </w:tabs>
        <w:spacing w:before="240" w:line="240" w:lineRule="auto"/>
        <w:ind w:right="29"/>
        <w:jc w:val="both"/>
      </w:pPr>
      <w:bookmarkStart w:id="14" w:name="_heading=h.1ksv4uv" w:colFirst="0" w:colLast="0"/>
      <w:bookmarkEnd w:id="14"/>
      <w:r>
        <w:rPr>
          <w:b/>
        </w:rPr>
        <w:t xml:space="preserve">Data Protection Contact.</w:t>
      </w:r>
      <w:r>
        <w:t xml:space="preserve"> Corran has personnel responsible for the protection and Processing of Personal Data. The appointed personnel may be reached at </w:t>
      </w:r>
      <w:r>
        <w:rPr>
          <w:color w:val="1155CC"/>
          <w:u w:val="single"/>
        </w:rPr>
        <w:t>security@example.com</w:t>
      </w:r>
      <w:r>
        <w:t xml:space="preserve">. </w:t>
      </w:r>
    </w:p>
    <w:p w14:paraId="696095F7" w:rsidR="005F160F">
      <w:pPr>
        <w:numPr>
          <w:ilvl w:val="0"/>
          <w:numId w:val="1"/>
        </w:numPr>
        <w:tabs>
          <w:tab w:val="left" w:pos="720"/>
        </w:tabs>
        <w:spacing w:before="240" w:line="240" w:lineRule="auto"/>
        <w:ind w:right="29"/>
        <w:jc w:val="both"/>
      </w:pPr>
      <w:bookmarkStart w:id="15" w:name="_heading=h.44sinio" w:colFirst="0" w:colLast="0"/>
      <w:bookmarkStart w:id="16" w:name="_Ref128593561"/>
      <w:bookmarkEnd w:id="15"/>
      <w:r>
        <w:rPr>
          <w:b/>
          <w:u w:val="single"/>
        </w:rPr>
        <w:t>Sub-processors</w:t>
      </w:r>
      <w:bookmarkEnd w:id="16"/>
    </w:p>
    <w:p w14:paraId="39662648" w:rsidR="005F160F">
      <w:pPr>
        <w:numPr>
          <w:ilvl w:val="1"/>
          <w:numId w:val="1"/>
        </w:numPr>
        <w:tabs>
          <w:tab w:val="left" w:pos="720"/>
        </w:tabs>
        <w:spacing w:before="240" w:line="240" w:lineRule="auto"/>
        <w:ind w:right="29"/>
        <w:jc w:val="both"/>
      </w:pPr>
      <w:bookmarkStart w:id="17" w:name="_heading=h.2jxsxqh" w:colFirst="0" w:colLast="0"/>
      <w:bookmarkEnd w:id="17"/>
      <w:r>
        <w:rPr>
          <w:b/>
        </w:rPr>
        <w:t xml:space="preserve">Appointment of Sub-processors.</w:t>
      </w:r>
      <w:r>
        <w:t xml:space="preserve"> Customer acknowledges and agrees that: (i) Corran’s Affiliates may be retained as Sub-processors, and (ii) Corran and Corran’s Affiliates may engage third-party Sub-processors in connection with the provision of the Services. Corran has entered into a written agreement with each Sub-processor containing data protection obligations not less protective than those in this Agreement with respect to the protection of Customer Data to the extent applicable to the nature of the Services provided by such Sub-processor.</w:t>
      </w:r>
    </w:p>
    <w:p w14:paraId="1ED7742C" w:rsidR="005F160F">
      <w:pPr>
        <w:numPr>
          <w:ilvl w:val="1"/>
          <w:numId w:val="1"/>
        </w:numPr>
        <w:tabs>
          <w:tab w:val="left" w:pos="720"/>
        </w:tabs>
        <w:spacing w:before="240" w:line="240" w:lineRule="auto"/>
        <w:ind w:right="29"/>
        <w:jc w:val="both"/>
      </w:pPr>
      <w:bookmarkStart w:id="18" w:name="_heading=h.z337ya" w:colFirst="0" w:colLast="0"/>
      <w:bookmarkEnd w:id="18"/>
      <w:r>
        <w:rPr>
          <w:b/>
        </w:rPr>
        <w:t xml:space="preserve">List of Current Sub-processors and Notification of New Sub-processors.</w:t>
      </w:r>
      <w:r>
        <w:t xml:space="preserve"> Corran shall make available to Customer the current list of Sub-processors for the Services. Such Sub-processor lists shall include the identities of those Sub-processors and their country of location (“</w:t>
      </w:r>
      <w:r>
        <w:rPr>
          <w:b/>
        </w:rPr>
        <w:t xml:space="preserve">Infrastructure and Sub-processor Documentation</w:t>
      </w:r>
      <w:r>
        <w:t xml:space="preserve">”). Corran shall provide reasonable notification of new Sub-processor(s) before authorizing any new Sub-processor(s) to Process Personal Data in connection with the provision of the applicable Services. </w:t>
      </w:r>
    </w:p>
    <w:p w14:paraId="4A90718F" w:rsidR="005F160F">
      <w:pPr>
        <w:numPr>
          <w:ilvl w:val="1"/>
          <w:numId w:val="1"/>
        </w:numPr>
        <w:tabs>
          <w:tab w:val="left" w:pos="720"/>
        </w:tabs>
        <w:spacing w:before="240" w:line="240" w:lineRule="auto"/>
        <w:ind w:right="29"/>
        <w:jc w:val="both"/>
      </w:pPr>
      <w:bookmarkStart w:id="19" w:name="_heading=h.3j2qqm3" w:colFirst="0" w:colLast="0"/>
      <w:bookmarkEnd w:id="19"/>
      <w:r>
        <w:rPr>
          <w:b/>
        </w:rPr>
        <w:t xml:space="preserve">Objection Right for New Sub-processors</w:t>
      </w:r>
      <w:r>
        <w:t xml:space="preserve">. Customer may object to Corran’s use of a new Sub-processor by notifying Corran promptly in writing within ten (10) business days after receipt of Corran’s notice. In the event Customer objects to a new Sub-processor, Corran will use reasonable efforts to make available to Customer a change in the Services or recommend a commercially reasonable change to Customer’s configuration or use of the Services to avoid Processing of Personal Data by the objected-to new Subprocessor without unreasonably burdening Customer. If Corran is unable to make available such change within a reasonable period of time, which shall not exceed thirty (30) days, Customer may terminate the applicable Subscription(s) with respect to those Services which cannot be provided by Corran without the use of the objected-to new Sub-processor by providing written notice to Corran. Corran will refund Customer any prepaid fees covering the remainder of the term of such Subscription(s) following the effective date of termination with respect to such terminated Services, without imposing a penalty for such termination on Customer.</w:t>
      </w:r>
    </w:p>
    <w:p w14:paraId="22614FEC" w:rsidR="005F160F">
      <w:pPr>
        <w:numPr>
          <w:ilvl w:val="1"/>
          <w:numId w:val="1"/>
        </w:numPr>
        <w:tabs>
          <w:tab w:val="left" w:pos="720"/>
        </w:tabs>
        <w:spacing w:before="240" w:line="240" w:lineRule="auto"/>
        <w:ind w:right="29"/>
        <w:jc w:val="both"/>
      </w:pPr>
      <w:bookmarkStart w:id="20" w:name="_heading=h.1y810tw" w:colFirst="0" w:colLast="0"/>
      <w:bookmarkEnd w:id="20"/>
      <w:r>
        <w:rPr>
          <w:b/>
        </w:rPr>
        <w:lastRenderedPageBreak/>
      </w:r>
      <w:r>
        <w:rPr>
          <w:b/>
        </w:rPr>
        <w:t>Liability</w:t>
      </w:r>
      <w:r>
        <w:t xml:space="preserve">. Corran shall be liable for the acts and omissions of its Sub-processors to the same extent Corran would be liable if performing the services of each Sub-processor directly under the terms of this DPA, except as otherwise set forth in the Agreement.</w:t>
      </w:r>
    </w:p>
    <w:p w14:paraId="0A43C377" w:rsidR="005F160F">
      <w:pPr>
        <w:numPr>
          <w:ilvl w:val="0"/>
          <w:numId w:val="1"/>
        </w:numPr>
        <w:tabs>
          <w:tab w:val="left" w:pos="720"/>
        </w:tabs>
        <w:spacing w:before="240" w:line="240" w:lineRule="auto"/>
        <w:ind w:right="29"/>
        <w:jc w:val="both"/>
      </w:pPr>
      <w:bookmarkStart w:id="21" w:name="_heading=h.4i7ojhp" w:colFirst="0" w:colLast="0"/>
      <w:bookmarkEnd w:id="21"/>
      <w:r>
        <w:rPr>
          <w:b/>
          <w:u w:val="single"/>
        </w:rPr>
        <w:t>Security</w:t>
      </w:r>
    </w:p>
    <w:p w14:paraId="64AE5E95" w:rsidR="005F160F">
      <w:pPr>
        <w:numPr>
          <w:ilvl w:val="1"/>
          <w:numId w:val="1"/>
        </w:numPr>
        <w:tabs>
          <w:tab w:val="left" w:pos="720"/>
        </w:tabs>
        <w:spacing w:before="240" w:line="240" w:lineRule="auto"/>
        <w:ind w:right="29"/>
        <w:jc w:val="both"/>
      </w:pPr>
      <w:bookmarkStart w:id="22" w:name="_heading=h.2xcytpi" w:colFirst="0" w:colLast="0"/>
      <w:bookmarkEnd w:id="22"/>
      <w:r>
        <w:rPr>
          <w:b/>
        </w:rPr>
        <w:t xml:space="preserve">Controls for the Protection of Customer Data.</w:t>
      </w:r>
      <w:r>
        <w:t xml:space="preserve"> Corran shall maintain appropriate technical and organizational measures for protection of the security (including protection against unauthorized or unlawful Processing and against accidental or unlawful destruction, loss or alteration or damage, unauthorized disclosure of, or access to, Customer Data), confidentiality and integrity of Customer Data. Corran regularly monitors compliance with these measures. Corran will not materially decrease the overall security of the Services during the term of the Agreement.</w:t>
      </w:r>
    </w:p>
    <w:p w14:paraId="1A511EA1" w:rsidR="005F160F">
      <w:pPr>
        <w:numPr>
          <w:ilvl w:val="1"/>
          <w:numId w:val="1"/>
        </w:numPr>
        <w:tabs>
          <w:tab w:val="left" w:pos="720"/>
        </w:tabs>
        <w:spacing w:before="240" w:line="240" w:lineRule="auto"/>
        <w:ind w:right="29"/>
        <w:jc w:val="both"/>
      </w:pPr>
      <w:bookmarkStart w:id="23" w:name="_heading=h.1ci93xb" w:colFirst="0" w:colLast="0"/>
      <w:bookmarkStart w:id="24" w:name="_heading=h.3whwml4" w:colFirst="0" w:colLast="0"/>
      <w:bookmarkEnd w:id="23"/>
      <w:bookmarkEnd w:id="24"/>
      <w:r>
        <w:rPr>
          <w:b/>
        </w:rPr>
        <w:t xml:space="preserve">Access to Audit Reports. </w:t>
      </w:r>
      <w:r>
        <w:t xml:space="preserve">Corran has obtained third-party certifications to verify the adequacy of its security measures which generate an audit report (“</w:t>
      </w:r>
      <w:r>
        <w:rPr>
          <w:b/>
        </w:rPr>
        <w:t xml:space="preserve">Audit Report</w:t>
      </w:r>
      <w:r>
        <w:t xml:space="preserve">”), upon Customer’s written request at reasonable intervals, and subject to the confidentiality obligations set forth in the Agreement, Corran shall make available to Customer that is not a competitor of Corran (or Customer’s independent, third-party auditor that is not a competitor of Corran) a copy of Corran’s then most recent Audit Report or certifications, as applicable.</w:t>
      </w:r>
    </w:p>
    <w:p w14:paraId="137BA09A" w:rsidR="000B113D">
      <w:pPr>
        <w:numPr>
          <w:ilvl w:val="1"/>
          <w:numId w:val="1"/>
        </w:numPr>
        <w:tabs>
          <w:tab w:val="left" w:pos="720"/>
        </w:tabs>
        <w:spacing w:before="240" w:line="240" w:lineRule="auto"/>
        <w:ind w:right="29"/>
        <w:jc w:val="both"/>
      </w:pPr>
      <w:bookmarkStart w:id="25" w:name="_heading=h.2bn6wsx" w:colFirst="0" w:colLast="0"/>
      <w:bookmarkEnd w:id="25"/>
      <w:r>
        <w:rPr>
          <w:b/>
        </w:rPr>
        <w:t xml:space="preserve">Right to Audit.</w:t>
      </w:r>
      <w:r>
        <w:t xml:space="preserve"> </w:t>
      </w:r>
      <w:r>
        <w:rPr>
          <w:bCs/>
        </w:rPr>
        <w:t xml:space="preserve">Upon request from Customer, Corran shall promptly complete a questionnaire, responses to which will describe Corran’s policies, procedures, and safeguards established to protect Customer Data.</w:t>
      </w:r>
    </w:p>
    <w:p w14:paraId="34720252" w:rsidR="00EB25DE">
      <w:pPr>
        <w:numPr>
          <w:ilvl w:val="0"/>
          <w:numId w:val="1"/>
        </w:numPr>
        <w:tabs>
          <w:tab w:val="left" w:pos="720"/>
        </w:tabs>
        <w:spacing w:before="240" w:line="240" w:lineRule="auto"/>
        <w:ind w:right="29"/>
        <w:jc w:val="both"/>
      </w:pPr>
      <w:bookmarkStart w:id="26" w:name="_heading=h.qsh70q" w:colFirst="0" w:colLast="0"/>
      <w:bookmarkEnd w:id="26"/>
      <w:r>
        <w:rPr>
          <w:b/>
          <w:bCs/>
          <w:u w:val="single"/>
        </w:rPr>
        <w:t xml:space="preserve">CCPA Specific Provisions</w:t>
      </w:r>
      <w:r>
        <w:t>.</w:t>
      </w:r>
    </w:p>
    <w:p w14:paraId="316E56FE" w:rsidR="00EB25DE">
      <w:pPr>
        <w:numPr>
          <w:ilvl w:val="1"/>
          <w:numId w:val="1"/>
        </w:numPr>
        <w:tabs>
          <w:tab w:val="left" w:pos="720"/>
        </w:tabs>
        <w:spacing w:before="240" w:line="240" w:lineRule="auto"/>
        <w:ind w:right="29"/>
        <w:jc w:val="both"/>
      </w:pPr>
      <w:r>
        <w:rPr>
          <w:b/>
          <w:bCs/>
        </w:rPr>
        <w:t>Scope</w:t>
      </w:r>
      <w:r>
        <w:t xml:space="preserve">. The following provisions apply to Personal Data that is subject to the CCPA, or to any other Personal Data to the extent required by other Data Protection Laws and Regulations, Corran shall not:</w:t>
      </w:r>
    </w:p>
    <w:p w14:paraId="710C25A3" w:rsidR="00EB25DE">
      <w:pPr>
        <w:numPr>
          <w:ilvl w:val="2"/>
          <w:numId w:val="1"/>
        </w:numPr>
        <w:tabs>
          <w:tab w:val="left" w:pos="720"/>
        </w:tabs>
        <w:spacing w:before="240" w:line="240" w:lineRule="auto"/>
        <w:ind w:right="29"/>
        <w:jc w:val="both"/>
      </w:pPr>
      <w:r>
        <w:t xml:space="preserve">Sell or share Personal Data (as the terms “sell” and “share” are defined in the CCPA) or any other similar concepts defined in Data Protection Laws and Regulations;</w:t>
      </w:r>
    </w:p>
    <w:p w14:paraId="09D4356D" w:rsidR="00EB25DE">
      <w:pPr>
        <w:numPr>
          <w:ilvl w:val="2"/>
          <w:numId w:val="1"/>
        </w:numPr>
        <w:tabs>
          <w:tab w:val="left" w:pos="720"/>
        </w:tabs>
        <w:spacing w:before="240" w:line="240" w:lineRule="auto"/>
        <w:ind w:right="29"/>
        <w:jc w:val="both"/>
      </w:pPr>
      <w:r>
        <w:t xml:space="preserve">Combine Personal Data that Corran receives from, or on behalf of, Customer with Controller Data that it receives from, or on behalf of, another person or persons, or collects from its own interaction with a Data Subject, except to perform the business purpose specified in the EULA or this Agreement.</w:t>
      </w:r>
    </w:p>
    <w:p w14:paraId="2D123FF6" w:rsidR="00EB25DE">
      <w:pPr>
        <w:numPr>
          <w:ilvl w:val="1"/>
          <w:numId w:val="1"/>
        </w:numPr>
        <w:tabs>
          <w:tab w:val="left" w:pos="720"/>
        </w:tabs>
        <w:spacing w:before="240" w:line="240" w:lineRule="auto"/>
        <w:ind w:right="29"/>
        <w:jc w:val="both"/>
      </w:pPr>
      <w:r>
        <w:rPr>
          <w:b/>
          <w:bCs/>
        </w:rPr>
        <w:t>Certification</w:t>
      </w:r>
      <w:r>
        <w:t xml:space="preserve">. Corran certifies that it understands the restrictions set forth in this DPA and, without limiting any of its other obligations under this Agreement, shall comply with these restrictions. Customer may monitor Corran’s compliance with this Agreement through reviews, audits, or regular assessments to be conducted in the form of a written questionnaire once per year. If the requested audit scope is addressed in an ISO or similar audit report issued by a third party auditor within the prior twelve (12) months and Corran provides such report to Customer confirming there are no known material changes in the controls audited, Customer agrees to accept the findings presented in the third party audit report in lieu of requesting an audit of the same controls covered by the report.</w:t>
      </w:r>
    </w:p>
    <w:p w14:paraId="45F30865" w:rsidR="00EB25DE">
      <w:pPr>
        <w:numPr>
          <w:ilvl w:val="1"/>
          <w:numId w:val="1"/>
        </w:numPr>
        <w:tabs>
          <w:tab w:val="left" w:pos="720"/>
        </w:tabs>
        <w:spacing w:before="240" w:line="240" w:lineRule="auto"/>
        <w:ind w:right="29"/>
        <w:jc w:val="both"/>
      </w:pPr>
      <w:r>
        <w:rPr>
          <w:b/>
          <w:bCs/>
        </w:rPr>
        <w:t>Remediation</w:t>
      </w:r>
      <w:r>
        <w:t xml:space="preserve">. Customer shall have the right to take reasonable and appropriate steps to help ensure that Corran uses the Personal Data in a manner consistent with Customer’s obligations under the CCPA. Upon notice, Customer reserves the right to take reasonable and appropriate steps to stop and remediate unauthorized use of Personal Data.</w:t>
      </w:r>
    </w:p>
    <w:p w14:paraId="60E5A5EE" w:rsidR="005F160F">
      <w:pPr>
        <w:numPr>
          <w:ilvl w:val="0"/>
          <w:numId w:val="1"/>
        </w:numPr>
        <w:tabs>
          <w:tab w:val="left" w:pos="720"/>
        </w:tabs>
        <w:spacing w:before="240" w:line="240" w:lineRule="auto"/>
        <w:ind w:right="29"/>
        <w:jc w:val="both"/>
      </w:pPr>
      <w:r>
        <w:rPr>
          <w:b/>
          <w:u w:val="single"/>
        </w:rPr>
        <w:t xml:space="preserve">Customer Data Incident Management and Notification</w:t>
      </w:r>
    </w:p>
    <w:p w14:paraId="46FFAF28" w:rsidR="00275681">
      <w:pPr>
        <w:numPr>
          <w:ilvl w:val="1"/>
          <w:numId w:val="1"/>
        </w:numPr>
        <w:tabs>
          <w:tab w:val="left" w:pos="720"/>
        </w:tabs>
        <w:spacing w:before="240" w:line="240" w:lineRule="auto"/>
        <w:ind w:right="29"/>
        <w:jc w:val="both"/>
      </w:pPr>
      <w:bookmarkStart w:id="27" w:name="_heading=h.3as4poj" w:colFirst="0" w:colLast="0"/>
      <w:bookmarkEnd w:id="27"/>
      <w:r>
        <w:t xml:space="preserve">Corran maintains security incident management policies and procedures and shall notify Customer without undue delay, and in any event within seventy-two (72) hours, after becoming aware of a breach of security which leads to the accidental or</w:t>
      </w:r>
      <w:r>
        <w:lastRenderedPageBreak/>
      </w:r>
      <w:r>
        <w:t xml:space="preserve">unlawful destruction, loss, alteration, unauthorized disclosure of, or access to Customer Data, including Personal Data, transmitted, stored or otherwise Processed by Corran (a “</w:t>
      </w:r>
      <w:r>
        <w:rPr>
          <w:b/>
        </w:rPr>
        <w:t xml:space="preserve">Customer Data Incident</w:t>
      </w:r>
      <w:r>
        <w:t xml:space="preserve">”). Corran shall make reasonable efforts to identify the cause of such Customer Data Incident and take those steps as Corran deems necessary and reasonable to remediate the cause of such a Customer Data Incident to the extent the remediation is within Corran’s reasonable control. The obligations herein shall not apply to incidents that are caused by Customer or Customer’s Authorized Users.</w:t>
      </w:r>
    </w:p>
    <w:p w14:paraId="6D6F2E9A" w:rsidR="005F160F">
      <w:pPr>
        <w:numPr>
          <w:ilvl w:val="0"/>
          <w:numId w:val="1"/>
        </w:numPr>
        <w:tabs>
          <w:tab w:val="left" w:pos="720"/>
        </w:tabs>
        <w:spacing w:before="240" w:line="240" w:lineRule="auto"/>
        <w:ind w:right="29"/>
        <w:jc w:val="both"/>
      </w:pPr>
      <w:bookmarkStart w:id="28" w:name="_heading=h.1pxezwc" w:colFirst="0" w:colLast="0"/>
      <w:bookmarkEnd w:id="28"/>
      <w:r>
        <w:rPr>
          <w:b/>
          <w:u w:val="single"/>
        </w:rPr>
        <w:t xml:space="preserve">Return and Deletion of Customer Data</w:t>
      </w:r>
    </w:p>
    <w:p w14:paraId="5D5BC068" w:rsidR="005F160F">
      <w:pPr>
        <w:numPr>
          <w:ilvl w:val="1"/>
          <w:numId w:val="1"/>
        </w:numPr>
        <w:tabs>
          <w:tab w:val="left" w:pos="720"/>
        </w:tabs>
        <w:spacing w:before="240" w:line="240" w:lineRule="auto"/>
        <w:ind w:right="29"/>
        <w:jc w:val="both"/>
      </w:pPr>
      <w:bookmarkStart w:id="29" w:name="_heading=h.49x2ik5" w:colFirst="0" w:colLast="0"/>
      <w:bookmarkEnd w:id="29"/>
      <w:r>
        <w:t xml:space="preserve">Upon termination or expiry of the Agreement, Corran shall, at Customer's election, delete or return to Customer all relevant Personal Data (including copies) in Corran’s possession, save to the extent that Corran is required by any applicable law to retain some or all of the Personal Data, </w:t>
      </w:r>
      <w:r>
        <w:rPr>
          <w:lang w:val="en-US"/>
        </w:rPr>
        <w:t xml:space="preserve">it being understood and agreed that if such Personal Data is stored in backup media or other electronic storage systems, or in latent data or metadata, Corran will maintain the confidentiality of that Personal Data in accordance with the Agreement until that Personal Data is deleted in accordance with Corran’s data retention policies</w:t>
      </w:r>
      <w:r>
        <w:t>.</w:t>
      </w:r>
    </w:p>
    <w:p w14:paraId="23F1365E" w:rsidR="005F160F">
      <w:pPr>
        <w:numPr>
          <w:ilvl w:val="0"/>
          <w:numId w:val="1"/>
        </w:numPr>
        <w:tabs>
          <w:tab w:val="left" w:pos="720"/>
        </w:tabs>
        <w:spacing w:before="240" w:line="240" w:lineRule="auto"/>
        <w:ind w:right="29"/>
        <w:jc w:val="both"/>
      </w:pPr>
      <w:bookmarkStart w:id="30" w:name="_heading=h.2p2csry" w:colFirst="0" w:colLast="0"/>
      <w:bookmarkEnd w:id="30"/>
      <w:r>
        <w:rPr>
          <w:b/>
          <w:u w:val="single"/>
        </w:rPr>
        <w:t xml:space="preserve">Limitation of Liability</w:t>
      </w:r>
    </w:p>
    <w:p w14:paraId="77BF6CCB" w:rsidR="005F160F">
      <w:pPr>
        <w:numPr>
          <w:ilvl w:val="1"/>
          <w:numId w:val="1"/>
        </w:numPr>
        <w:tabs>
          <w:tab w:val="left" w:pos="720"/>
        </w:tabs>
        <w:spacing w:before="240" w:line="240" w:lineRule="auto"/>
        <w:ind w:right="29"/>
        <w:jc w:val="both"/>
      </w:pPr>
      <w:bookmarkStart w:id="31" w:name="_heading=h.147n2zr" w:colFirst="0" w:colLast="0"/>
      <w:bookmarkEnd w:id="31"/>
      <w:r>
        <w:t xml:space="preserve">Each party’s and all of its Affiliates’ liability, taken together in the aggregate, arising out of or related to this DPA, and all DPAs between Authorized Affiliates and Corran, whether in contract, tort or under any other theory of liability, is subject to all limitations of liability set forth in the Agreement (‘Limitation of Liability’), and any reference in any such section to the liability of a party means the aggregate liability of that party and all of its Affiliates under the Agreement and all DPAs together.</w:t>
      </w:r>
    </w:p>
    <w:p w14:paraId="05BD8DE1" w:rsidR="005F160F">
      <w:pPr>
        <w:numPr>
          <w:ilvl w:val="1"/>
          <w:numId w:val="1"/>
        </w:numPr>
        <w:tabs>
          <w:tab w:val="left" w:pos="720"/>
        </w:tabs>
        <w:spacing w:before="240" w:line="240" w:lineRule="auto"/>
        <w:ind w:right="29"/>
        <w:jc w:val="both"/>
      </w:pPr>
      <w:bookmarkStart w:id="32" w:name="_heading=h.3o7alnk" w:colFirst="0" w:colLast="0"/>
      <w:bookmarkEnd w:id="32"/>
      <w:r>
        <w:t xml:space="preserve">For the avoidance of doubt, Corran’s and its Affiliates’ total liability for all claims from Customer and all of its Authorized Affiliates arising out of or related to the Agreement and all DPAs shall apply in the aggregate for all claims under both the Agreement and all DPAs established under this Agreement, including by Customer and all Authorized Affiliates, and, in particular, shall not be understood to apply individually and severally to Customer and/or to any Authorized Affiliate that is a contractual party to any such DPA.  </w:t>
      </w:r>
    </w:p>
    <w:p w14:paraId="53F89407" w:rsidR="005F160F">
      <w:pPr>
        <w:numPr>
          <w:ilvl w:val="0"/>
          <w:numId w:val="1"/>
        </w:numPr>
        <w:tabs>
          <w:tab w:val="left" w:pos="720"/>
        </w:tabs>
        <w:spacing w:before="240" w:line="240" w:lineRule="auto"/>
        <w:ind w:right="29"/>
        <w:jc w:val="both"/>
      </w:pPr>
      <w:bookmarkStart w:id="33" w:name="_heading=h.23ckvvd" w:colFirst="0" w:colLast="0"/>
      <w:bookmarkEnd w:id="33"/>
      <w:r>
        <w:rPr>
          <w:b/>
          <w:u w:val="single"/>
        </w:rPr>
        <w:t xml:space="preserve">Transfer Mechanisms</w:t>
      </w:r>
    </w:p>
    <w:p w14:paraId="0253BF97" w:rsidR="005F160F">
      <w:pPr>
        <w:numPr>
          <w:ilvl w:val="1"/>
          <w:numId w:val="1"/>
        </w:numPr>
        <w:tabs>
          <w:tab w:val="left" w:pos="720"/>
        </w:tabs>
        <w:spacing w:before="240" w:line="240" w:lineRule="auto"/>
        <w:ind w:right="29"/>
        <w:jc w:val="both"/>
      </w:pPr>
      <w:bookmarkStart w:id="34" w:name="_heading=h.ihv636" w:colFirst="0" w:colLast="0"/>
      <w:bookmarkEnd w:id="34"/>
      <w:r>
        <w:rPr>
          <w:b/>
        </w:rPr>
        <w:t xml:space="preserve">International Transfers. </w:t>
      </w:r>
      <w:r>
        <w:t xml:space="preserve">Corran is a hosted service which can operate in data centers in various locations around the world. As such, Corran may transfer Personal Data outside of the EEA as part of our hosting and disaster recovery processes. Customer acknowledges and consents to Corran transferring Customer Personal Data outside of the EEA for the purposes of providing the Services, provided that any such transfer meets the relevant requirements under Articles 44 – 50 of the GDPR and is not inconsistent with Section 12.3 (Data Residency).</w:t>
      </w:r>
    </w:p>
    <w:p w14:paraId="7AA8D51A" w:rsidR="00FA11A5">
      <w:pPr>
        <w:numPr>
          <w:ilvl w:val="1"/>
          <w:numId w:val="1"/>
        </w:numPr>
        <w:tabs>
          <w:tab w:val="left" w:pos="720"/>
        </w:tabs>
        <w:spacing w:before="240" w:line="240" w:lineRule="auto"/>
        <w:ind w:right="29"/>
        <w:jc w:val="both"/>
      </w:pPr>
      <w:bookmarkStart w:id="35" w:name="_heading=h.32hioqz" w:colFirst="0" w:colLast="0"/>
      <w:bookmarkEnd w:id="35"/>
      <w:r>
        <w:rPr>
          <w:b/>
        </w:rPr>
        <w:t xml:space="preserve">Standard Contractual Clauses. </w:t>
      </w:r>
      <w:r>
        <w:t xml:space="preserve">The Standard Contractual Clauses will apply to Personal Data that is transferred outside the EEA, whether directly or via onward transfer, where the transfer is: (i) to a country not recognized by the European Commission as providing an adequate level of protection for personal data; and (ii) no other appropriate safeguard for such transfer as set out in Article 46 of the GDPR is applicable to such transfer. Signature of this DPA will constitute signature of the Standard Contractual Clauses. Where the Standard Contractual Clauses apply pursuant to this paragraph, then in the event of any conflict or inconsistency between the terms of this DPA and the Standard Contractual Clauses, the terms of the Standard Contractual Clauses will control. If the SCCs that are current as of the date of this signing are superseded in the relevant jurisdiction, the newer version will prevail. In such case, the Parties agree:</w:t>
      </w:r>
    </w:p>
    <w:p w14:paraId="3FDDB10D" w:rsidR="00FA11A5">
      <w:pPr>
        <w:numPr>
          <w:ilvl w:val="2"/>
          <w:numId w:val="1"/>
        </w:numPr>
        <w:tabs>
          <w:tab w:val="left" w:pos="720"/>
        </w:tabs>
        <w:spacing w:before="240" w:line="240" w:lineRule="auto"/>
        <w:ind w:right="29"/>
        <w:jc w:val="both"/>
        <w:rPr>
          <w:sz w:val="20"/>
          <w:szCs w:val="20"/>
        </w:rPr>
      </w:pPr>
      <w:r>
        <w:rPr>
          <w:b/>
          <w:bCs/>
        </w:rPr>
        <w:t>Jurisdiction</w:t>
      </w:r>
      <w:r>
        <w:rPr>
          <w:b/>
          <w:sz w:val="20"/>
          <w:szCs w:val="20"/>
        </w:rPr>
        <w:t>.</w:t>
      </w:r>
      <w:r>
        <w:rPr>
          <w:sz w:val="20"/>
          <w:szCs w:val="20"/>
        </w:rPr>
        <w:t xml:space="preserve"> The parties elect Option 1 in Clause 17 of the Standard Contractual Clauses and agree that the EU Member State in which the data exporter is established for the jurisdiction.</w:t>
      </w:r>
    </w:p>
    <w:p w14:paraId="36DE06FB" w:rsidR="00FA11A5">
      <w:pPr>
        <w:numPr>
          <w:ilvl w:val="2"/>
          <w:numId w:val="1"/>
        </w:numPr>
        <w:tabs>
          <w:tab w:val="left" w:pos="720"/>
        </w:tabs>
        <w:spacing w:before="240" w:line="240" w:lineRule="auto"/>
        <w:ind w:right="29"/>
        <w:jc w:val="both"/>
        <w:rPr>
          <w:sz w:val="20"/>
          <w:szCs w:val="20"/>
        </w:rPr>
      </w:pPr>
      <w:r>
        <w:rPr>
          <w:b/>
          <w:bCs/>
        </w:rPr>
        <w:lastRenderedPageBreak/>
      </w:r>
      <w:r>
        <w:rPr>
          <w:b/>
          <w:bCs/>
        </w:rPr>
        <w:t>Forum</w:t>
      </w:r>
      <w:r>
        <w:rPr>
          <w:b/>
          <w:sz w:val="20"/>
          <w:szCs w:val="20"/>
        </w:rPr>
        <w:t>.</w:t>
      </w:r>
      <w:r>
        <w:rPr>
          <w:sz w:val="20"/>
          <w:szCs w:val="20"/>
        </w:rPr>
        <w:t xml:space="preserve">  The parties elect of the EU Member State in which the data exporter is established as choice of forum and jurisdiction under Clause 18.</w:t>
      </w:r>
    </w:p>
    <w:p w14:paraId="7EBE9B0E" w:rsidR="00FA11A5">
      <w:pPr>
        <w:numPr>
          <w:ilvl w:val="2"/>
          <w:numId w:val="1"/>
        </w:numPr>
        <w:tabs>
          <w:tab w:val="left" w:pos="720"/>
        </w:tabs>
        <w:spacing w:before="240" w:line="240" w:lineRule="auto"/>
        <w:ind w:right="29"/>
        <w:jc w:val="both"/>
        <w:rPr>
          <w:sz w:val="20"/>
          <w:szCs w:val="20"/>
        </w:rPr>
      </w:pPr>
      <w:r>
        <w:rPr>
          <w:b/>
          <w:bCs/>
        </w:rPr>
        <w:t>Competent</w:t>
      </w:r>
      <w:r>
        <w:rPr>
          <w:b/>
          <w:sz w:val="20"/>
          <w:szCs w:val="20"/>
        </w:rPr>
        <w:t xml:space="preserve"> Legal Authority.</w:t>
      </w:r>
      <w:r>
        <w:rPr>
          <w:sz w:val="20"/>
          <w:szCs w:val="20"/>
        </w:rPr>
        <w:t xml:space="preserve">  As required by </w:t>
      </w:r>
      <w:bookmarkStart w:id="36" w:name="_Hlk88130768"/>
      <w:r>
        <w:rPr>
          <w:sz w:val="20"/>
          <w:szCs w:val="20"/>
        </w:rPr>
        <w:t xml:space="preserve">Standard Contractual Clauses</w:t>
      </w:r>
      <w:bookmarkEnd w:id="36"/>
      <w:r>
        <w:rPr>
          <w:sz w:val="20"/>
          <w:szCs w:val="20"/>
        </w:rPr>
        <w:t xml:space="preserve"> Annex 1.C, the competent legal authority is the EU Member State in which the data exporter is established. </w:t>
      </w:r>
    </w:p>
    <w:p w14:paraId="714F5A0D" w:rsidR="00FA11A5">
      <w:pPr>
        <w:numPr>
          <w:ilvl w:val="2"/>
          <w:numId w:val="1"/>
        </w:numPr>
        <w:tabs>
          <w:tab w:val="left" w:pos="720"/>
        </w:tabs>
        <w:spacing w:before="240" w:line="240" w:lineRule="auto"/>
        <w:ind w:right="29"/>
        <w:jc w:val="both"/>
        <w:rPr>
          <w:sz w:val="20"/>
          <w:szCs w:val="20"/>
        </w:rPr>
      </w:pPr>
      <w:r>
        <w:t>Annex</w:t>
      </w:r>
      <w:r>
        <w:rPr>
          <w:b/>
          <w:sz w:val="20"/>
          <w:szCs w:val="20"/>
        </w:rPr>
        <w:t xml:space="preserve"> I.</w:t>
      </w:r>
      <w:r>
        <w:rPr>
          <w:sz w:val="20"/>
          <w:szCs w:val="20"/>
        </w:rPr>
        <w:t xml:space="preserve">  this DPA details the processing in the Agreement.</w:t>
      </w:r>
    </w:p>
    <w:p w14:paraId="0C3E8934" w:rsidR="00FA11A5">
      <w:pPr>
        <w:numPr>
          <w:ilvl w:val="2"/>
          <w:numId w:val="1"/>
        </w:numPr>
        <w:tabs>
          <w:tab w:val="left" w:pos="720"/>
        </w:tabs>
        <w:spacing w:before="240" w:line="240" w:lineRule="auto"/>
        <w:ind w:right="29"/>
        <w:jc w:val="both"/>
        <w:rPr>
          <w:sz w:val="20"/>
          <w:szCs w:val="20"/>
        </w:rPr>
      </w:pPr>
      <w:r>
        <w:rPr>
          <w:b/>
          <w:sz w:val="20"/>
          <w:szCs w:val="20"/>
        </w:rPr>
        <w:t xml:space="preserve">Annex II.</w:t>
      </w:r>
      <w:r>
        <w:rPr>
          <w:sz w:val="20"/>
          <w:szCs w:val="20"/>
        </w:rPr>
        <w:t xml:space="preserve">  Annex I attached hereto details the technical and organizational security measures.</w:t>
      </w:r>
    </w:p>
    <w:p w14:paraId="1657C2ED" w:rsidR="00FA11A5">
      <w:pPr>
        <w:numPr>
          <w:ilvl w:val="2"/>
          <w:numId w:val="1"/>
        </w:numPr>
        <w:tabs>
          <w:tab w:val="left" w:pos="720"/>
        </w:tabs>
        <w:spacing w:before="240" w:line="240" w:lineRule="auto"/>
        <w:ind w:right="29"/>
        <w:jc w:val="both"/>
        <w:rPr>
          <w:sz w:val="20"/>
          <w:szCs w:val="20"/>
        </w:rPr>
      </w:pPr>
      <w:r>
        <w:rPr>
          <w:b/>
          <w:sz w:val="20"/>
          <w:szCs w:val="20"/>
        </w:rPr>
        <w:t xml:space="preserve">UK IDTA</w:t>
      </w:r>
      <w:r>
        <w:rPr>
          <w:sz w:val="20"/>
          <w:szCs w:val="20"/>
        </w:rPr>
        <w:t xml:space="preserve">.  Tables 1-3 to the UK IDTA are completed with the information set forth herein.  For purpose of Table 4, is completed with Data Exporter subject to 4.5.2 below (Specific Termination under Standard Contractual Clauses).</w:t>
      </w:r>
    </w:p>
    <w:p w14:paraId="12300001" w:rsidR="00FA11A5">
      <w:pPr>
        <w:numPr>
          <w:ilvl w:val="1"/>
          <w:numId w:val="1"/>
        </w:numPr>
        <w:tabs>
          <w:tab w:val="left" w:pos="720"/>
        </w:tabs>
        <w:spacing w:before="240" w:line="240" w:lineRule="auto"/>
        <w:ind w:right="29"/>
        <w:jc w:val="both"/>
      </w:pPr>
      <w:r>
        <w:rPr>
          <w:b/>
        </w:rPr>
        <w:t xml:space="preserve">Data Residency. </w:t>
      </w:r>
      <w:r>
        <w:t xml:space="preserve">Where Customer is assigned to the EU data region, Corran shall store and Process Customer Personal Data within the European Economic Area for the following categories of Processing: (a) persistent storage of Customer Personal Data in Corran’s primary database and object storage, including backups and cross-region replicas; (b) execution of the Services’ application logic and background processing; (c) optical character recognition and document parsing; and (d) audit logging and operational telemetry. Corran shall not relocate any of these categories of Processing outside the European Economic Area without providing Customer at least thirty (30) days’ prior written notice, during which Customer may terminate the affected Services without penalty. This Section 12.3 does not apply to Processing by the artificial intelligence model inference Sub-processors identified as “Global” in the Sub-processor List, which remains governed by Sections 12.1 and 12.2.</w:t>
      </w:r>
    </w:p>
    <w:p w14:paraId="5F44BCE1" w:rsidR="005F160F">
      <w:pPr>
        <w:numPr>
          <w:ilvl w:val="0"/>
          <w:numId w:val="1"/>
        </w:numPr>
        <w:tabs>
          <w:tab w:val="left" w:pos="720"/>
        </w:tabs>
        <w:spacing w:before="240" w:line="240" w:lineRule="auto"/>
        <w:ind w:right="29"/>
        <w:jc w:val="both"/>
      </w:pPr>
      <w:bookmarkStart w:id="37" w:name="_heading=h.1hmsyys" w:colFirst="0" w:colLast="0"/>
      <w:bookmarkEnd w:id="37"/>
      <w:r>
        <w:rPr>
          <w:b/>
          <w:u w:val="single"/>
        </w:rPr>
        <w:t xml:space="preserve">Service Data</w:t>
      </w:r>
    </w:p>
    <w:p w14:paraId="6B0EDFE6" w:rsidR="005F160F">
      <w:pPr>
        <w:numPr>
          <w:ilvl w:val="1"/>
          <w:numId w:val="1"/>
        </w:numPr>
        <w:tabs>
          <w:tab w:val="left" w:pos="720"/>
        </w:tabs>
        <w:spacing w:before="240" w:line="240" w:lineRule="auto"/>
        <w:ind w:right="29"/>
        <w:jc w:val="both"/>
      </w:pPr>
      <w:bookmarkStart w:id="38" w:name="_heading=h.41mghml" w:colFirst="0" w:colLast="0"/>
      <w:bookmarkEnd w:id="38"/>
      <w:r>
        <w:t xml:space="preserve">Notwithstanding anything in this DPA, Corran will have the right to collect, extract, compile, synthesize and analyze non‐personally identifiable data or information resulting from Customer's use or operation of the Services (“</w:t>
      </w:r>
      <w:r>
        <w:rPr>
          <w:b/>
        </w:rPr>
        <w:t xml:space="preserve">Service Data</w:t>
      </w:r>
      <w:r>
        <w:t xml:space="preserve">”) including, by way of example and without limitation device data automatically gathered and transmitted by browsers, and application error reports. To the extent any Service Data is collected or generated by Corran, such data will be solely owned by Corran and may be used by Corran for any lawful business purpose without a duty of accounting to Customer or its recipients, provided that such data is used only in an aggregated form, without directly identifying any person. For the avoidance of doubt, this DPA will not apply to Service Data.</w:t>
      </w:r>
    </w:p>
    <w:p w14:paraId="34B0646E" w:rsidR="005F160F">
      <w:pPr>
        <w:numPr>
          <w:ilvl w:val="0"/>
          <w:numId w:val="1"/>
        </w:numPr>
        <w:tabs>
          <w:tab w:val="left" w:pos="720"/>
        </w:tabs>
        <w:spacing w:before="240" w:line="240" w:lineRule="auto"/>
        <w:ind w:right="29"/>
        <w:jc w:val="both"/>
      </w:pPr>
      <w:bookmarkStart w:id="39" w:name="_heading=h.2grqrue" w:colFirst="0" w:colLast="0"/>
      <w:bookmarkEnd w:id="39"/>
      <w:r>
        <w:rPr>
          <w:b/>
          <w:u w:val="single"/>
        </w:rPr>
        <w:t xml:space="preserve">General Provisions</w:t>
      </w:r>
    </w:p>
    <w:p w14:paraId="6E099CC3" w:rsidR="005F160F">
      <w:pPr>
        <w:numPr>
          <w:ilvl w:val="1"/>
          <w:numId w:val="1"/>
        </w:numPr>
        <w:tabs>
          <w:tab w:val="left" w:pos="720"/>
        </w:tabs>
        <w:spacing w:before="240" w:line="240" w:lineRule="auto"/>
        <w:ind w:right="29"/>
        <w:jc w:val="both"/>
      </w:pPr>
      <w:bookmarkStart w:id="40" w:name="_heading=h.vx1227" w:colFirst="0" w:colLast="0"/>
      <w:bookmarkEnd w:id="40"/>
      <w:r>
        <w:t xml:space="preserve">Except as amended by this DPA, the Agreement will remain in full force and effect.</w:t>
      </w:r>
    </w:p>
    <w:p w14:paraId="01CFC5A7" w:rsidR="005F160F">
      <w:pPr>
        <w:numPr>
          <w:ilvl w:val="1"/>
          <w:numId w:val="1"/>
        </w:numPr>
        <w:tabs>
          <w:tab w:val="left" w:pos="720"/>
        </w:tabs>
        <w:spacing w:before="240" w:line="240" w:lineRule="auto"/>
        <w:ind w:right="29"/>
        <w:jc w:val="both"/>
      </w:pPr>
      <w:bookmarkStart w:id="41" w:name="_heading=h.3fwokq0" w:colFirst="0" w:colLast="0"/>
      <w:bookmarkEnd w:id="41"/>
      <w:r>
        <w:t xml:space="preserve">If there is a conflict between the Agreement and this DPA, the terms of this DPA will control.</w:t>
      </w:r>
    </w:p>
    <w:p w14:paraId="1ADE3EDC" w:rsidR="005F160F">
      <w:pPr>
        <w:numPr>
          <w:ilvl w:val="1"/>
          <w:numId w:val="1"/>
        </w:numPr>
        <w:tabs>
          <w:tab w:val="left" w:pos="720"/>
        </w:tabs>
        <w:spacing w:before="240" w:line="240" w:lineRule="auto"/>
        <w:ind w:right="29"/>
        <w:jc w:val="both"/>
      </w:pPr>
      <w:bookmarkStart w:id="42" w:name="_heading=h.1v1yuxt" w:colFirst="0" w:colLast="0"/>
      <w:bookmarkEnd w:id="42"/>
      <w:r>
        <w:t xml:space="preserve">Any claims brought under this DPA shall be subject to the terms and conditions, including but not limited to, the exclusions and limitations set forth in the Agreement.</w:t>
      </w:r>
    </w:p>
    <w:p w14:paraId="5B1E3153" w:rsidR="005F160F">
      <w:pPr>
        <w:numPr>
          <w:ilvl w:val="1"/>
          <w:numId w:val="1"/>
        </w:numPr>
        <w:tabs>
          <w:tab w:val="left" w:pos="720"/>
        </w:tabs>
        <w:spacing w:before="240" w:line="240" w:lineRule="auto"/>
        <w:ind w:right="29"/>
        <w:jc w:val="both"/>
      </w:pPr>
      <w:bookmarkStart w:id="43" w:name="_heading=h.4f1mdlm" w:colFirst="0" w:colLast="0"/>
      <w:bookmarkEnd w:id="43"/>
      <w:r>
        <w:t xml:space="preserve">This DPA will automatically terminate on the termination or expiry of the Agreement.</w:t>
      </w:r>
    </w:p>
    <w:p w14:paraId="30571EDC" w:rsidR="005F160F">
      <w:pPr>
        <w:numPr>
          <w:ilvl w:val="1"/>
          <w:numId w:val="1"/>
        </w:numPr>
        <w:tabs>
          <w:tab w:val="left" w:pos="720"/>
        </w:tabs>
        <w:spacing w:before="240" w:line="240" w:lineRule="auto"/>
        <w:ind w:right="29"/>
        <w:jc w:val="both"/>
      </w:pPr>
      <w:bookmarkStart w:id="44" w:name="_heading=h.2u6wntf" w:colFirst="0" w:colLast="0"/>
      <w:bookmarkEnd w:id="44"/>
      <w:r>
        <w:t xml:space="preserve">This DPA shall only become legally binding between Customer and Corran when the both parties have executed below.</w:t>
      </w:r>
    </w:p>
    <w:p w14:paraId="5362DCD7" w:rsidR="00944E4B">
      <w:pPr>
        <w:spacing w:before="240"/>
      </w:pPr>
      <w:bookmarkStart w:id="45" w:name="_heading=h.19c6y18" w:colFirst="0" w:colLast="0"/>
      <w:bookmarkEnd w:id="45"/>
    </w:p>
    <w:tbl>
      <w:tblPr>
        <w:tblW w:w="9360" w:type="dxa"/>
        <w:tblLayout w:type="fixed"/>
      </w:tblPr>
      <w:tblGrid>
        <w:gridCol w:w="4680"/>
        <w:gridCol w:w="4680"/>
      </w:tblGrid>
      <w:tr>
        <w:tc>
          <w:tcPr>
            <w:tcW w:w="4680" w:type="dxa"/>
          </w:tcPr>
          <w:p w14:paraId="02000001" w:rsidR="00AB1234">
            <w:pPr>
              <w:spacing w:after="120"/>
            </w:pPr>
            <w:r>
              <w:rPr>
                <w:b/>
              </w:rPr>
              <w:t>C</w:t>
            </w:r>
            <w:del xmlns:sdRewrite="urn:superdoc:tracked-rewrite:1" xmlns:sdRewriteMc="http://schemas.openxmlformats.org/markup-compatibility/2006" w:id="111" w:author="Probe" w:initials="P" w:authorEmail="probe@example.com" w:date="2026-10-14T01:02:42.124Z" w:rsidDel="5A7E7392" sdRewriteMc:Ignorable="sdRewrite" sdRewrite:id="tx-211376af-710d-426f-b302-998b5845d22a:0">
              <w:r>
                <w:rPr>
                  <w:b/>
                </w:rPr>
                <w:delText>ORRAN:</w:delText>
              </w:r>
            </w:del>
          </w:p>
        </w:tc>
        <w:tc>
          <w:tcPr>
            <w:tcW w:w="4680" w:type="dxa"/>
          </w:tcPr>
          <w:p w14:paraId="02000002" w:rsidR="00AB1234">
            <w:pPr>
              <w:spacing w:after="120"/>
            </w:pPr>
            <w:del xmlns:sdRewrite="urn:superdoc:tracked-rewrite:1" xmlns:sdRewriteMc="http://schemas.openxmlformats.org/markup-compatibility/2006" w:id="113" w:author="Probe" w:initials="P" w:authorEmail="probe@example.com" w:date="2026-10-14T01:02:42.124Z" w:rsidDel="5A7E7753" sdRewriteMc:Ignorable="sdRewrite" sdRewrite:id="tx-211376af-710d-426f-b302-998b5845d22a:0">
              <w:r>
                <w:rPr>
                  <w:b/>
                </w:rPr>
                <w:delText>C</w:delText>
              </w:r>
            </w:del>
            <w:r>
              <w:rPr>
                <w:b/>
              </w:rPr>
              <w:t>USTOMER:</w:t>
            </w:r>
          </w:p>
        </w:tc>
      </w:tr>
      <w:tr>
        <w:tc>
          <w:tcPr>
            <w:tcW w:w="4680" w:type="dxa"/>
          </w:tcPr>
          <w:p w14:paraId="02000003" w:rsidR="00AB1234">
            <w:r>
              <w:t xml:space="preserve">Corran Labs, Inc. d/b/a Corran AI</w:t>
            </w:r>
          </w:p>
        </w:tc>
        <w:tc>
          <w:tcPr>
            <w:tcW w:w="4680" w:type="dxa"/>
          </w:tcPr>
          <w:p w14:paraId="02000004" w:rsidR="00AB1234">
            <w:r>
              <w:t xml:space="preserve">[Customer Legal Name]</w:t>
            </w:r>
          </w:p>
        </w:tc>
      </w:tr>
      <w:tr>
        <w:tc>
          <w:tcPr>
            <w:tcW w:w="4680" w:type="dxa"/>
          </w:tcPr>
          <w:p w14:paraId="02000005" w:rsidR="00AB1234">
            <w:pPr>
              <w:spacing w:before="480"/>
            </w:pPr>
            <w:r>
              <w:t xml:space="preserve">Signature: ___________________________</w:t>
            </w:r>
          </w:p>
        </w:tc>
        <w:tc>
          <w:tcPr>
            <w:tcW w:w="4680" w:type="dxa"/>
          </w:tcPr>
          <w:p w14:paraId="02000006" w:rsidR="00AB1234">
            <w:pPr>
              <w:spacing w:before="480"/>
            </w:pPr>
            <w:r>
              <w:t xml:space="preserve">Signature: ___________________________</w:t>
            </w:r>
          </w:p>
        </w:tc>
      </w:tr>
      <w:tr>
        <w:tc>
          <w:tcPr>
            <w:tcW w:w="4680" w:type="dxa"/>
          </w:tcPr>
          <w:p w14:paraId="02000007" w:rsidR="00AB1234">
            <w:pPr>
              <w:spacing w:before="240"/>
            </w:pPr>
            <w:r>
              <w:t xml:space="preserve">Name: ___________________________</w:t>
            </w:r>
          </w:p>
        </w:tc>
        <w:tc>
          <w:tcPr>
            <w:tcW w:w="4680" w:type="dxa"/>
          </w:tcPr>
          <w:p w14:paraId="02000008" w:rsidR="00AB1234">
            <w:pPr>
              <w:spacing w:before="240"/>
            </w:pPr>
            <w:r>
              <w:t xml:space="preserve">Name: ___________________________</w:t>
            </w:r>
          </w:p>
        </w:tc>
      </w:tr>
      <w:tr>
        <w:tc>
          <w:tcPr>
            <w:tcW w:w="4680" w:type="dxa"/>
          </w:tcPr>
          <w:p w14:paraId="02000009" w:rsidR="00AB1234">
            <w:pPr>
              <w:spacing w:before="240"/>
            </w:pPr>
            <w:r>
              <w:t xml:space="preserve">Title: ___________________________</w:t>
            </w:r>
          </w:p>
        </w:tc>
        <w:tc>
          <w:tcPr>
            <w:tcW w:w="4680" w:type="dxa"/>
          </w:tcPr>
          <w:p w14:paraId="0200000A" w:rsidR="00AB1234">
            <w:pPr>
              <w:spacing w:before="240"/>
            </w:pPr>
            <w:r>
              <w:t xml:space="preserve">Title: ___________________________</w:t>
            </w:r>
          </w:p>
        </w:tc>
      </w:tr>
      <w:tr>
        <w:tc>
          <w:tcPr>
            <w:tcW w:w="4680" w:type="dxa"/>
          </w:tcPr>
          <w:p w14:paraId="0200000B" w:rsidR="00AB1234">
            <w:pPr>
              <w:spacing w:before="240"/>
            </w:pPr>
            <w:r>
              <w:t xml:space="preserve">Date: ___________________________</w:t>
            </w:r>
          </w:p>
        </w:tc>
        <w:tc>
          <w:tcPr>
            <w:tcW w:w="4680" w:type="dxa"/>
          </w:tcPr>
          <w:p w14:paraId="0200000C" w:rsidR="00AB1234">
            <w:pPr>
              <w:spacing w:before="240"/>
            </w:pPr>
            <w:r>
              <w:t xml:space="preserve">Date: ___________________________</w:t>
            </w:r>
          </w:p>
        </w:tc>
      </w:tr>
    </w:tbl>
    <w:p w14:paraId="64449A02" w:rsidR="005F160F">
      <w:pPr>
        <w:jc w:val="both"/>
      </w:pPr>
      <w:bookmarkStart w:id="46" w:name="_heading=h.3tbugp1" w:colFirst="0" w:colLast="0"/>
      <w:bookmarkStart w:id="47" w:name="_heading=h.28h4qwu" w:colFirst="0" w:colLast="0"/>
      <w:bookmarkStart w:id="48" w:name="_heading=h.nmf14n" w:colFirst="0" w:colLast="0"/>
      <w:bookmarkStart w:id="49" w:name="_heading=h.37m2jsg" w:colFirst="0" w:colLast="0"/>
      <w:bookmarkStart w:id="50" w:name="_heading=h.1mrcu09" w:colFirst="0" w:colLast="0"/>
      <w:bookmarkEnd w:id="46"/>
      <w:bookmarkEnd w:id="47"/>
      <w:bookmarkEnd w:id="48"/>
      <w:bookmarkEnd w:id="49"/>
      <w:bookmarkEnd w:id="50"/>
    </w:p>
    <w:p w14:paraId="2B6C3E33" w:rsidR="005F160F">
      <w:pPr>
        <w:jc w:val="both"/>
        <w:rPr>
          <w:b/>
        </w:rPr>
      </w:pPr>
      <w:r>
        <w:br w:type="page"/>
      </w:r>
    </w:p>
    <w:p w14:paraId="7C546287" w:rsidR="009A65EA">
      <w:pPr>
        <w:jc w:val="center"/>
        <w:rPr>
          <w:b/>
          <w:u w:val="single"/>
        </w:rPr>
      </w:pPr>
      <w:r>
        <w:rPr>
          <w:b/>
          <w:u w:val="single"/>
        </w:rPr>
        <w:lastRenderedPageBreak/>
      </w:r>
      <w:r>
        <w:rPr>
          <w:b/>
          <w:u w:val="single"/>
        </w:rPr>
        <w:t xml:space="preserve">Appendix I</w:t>
      </w:r>
    </w:p>
    <w:p w14:paraId="62790A34" w:rsidR="009A65EA">
      <w:pPr>
        <w:jc w:val="center"/>
        <w:rPr>
          <w:b/>
          <w:u w:val="single"/>
        </w:rPr>
      </w:pPr>
      <w:r>
        <w:rPr>
          <w:b/>
          <w:u w:val="single"/>
        </w:rPr>
        <w:t xml:space="preserve">Technical and Organizational Security Measures</w:t>
      </w:r>
    </w:p>
    <w:p w14:paraId="58894E72" w:rsidR="009A65EA">
      <w:pPr>
        <w:pStyle w:val="Heading1"/>
        <w:spacing w:before="0" w:after="240" w:line="240" w:lineRule="auto"/>
        <w:jc w:val="both"/>
        <w:rPr>
          <w:sz w:val="22"/>
          <w:szCs w:val="22"/>
        </w:rPr>
      </w:pPr>
    </w:p>
    <w:p w14:paraId="26935849" w:rsidR="009A65EA">
      <w:pPr>
        <w:pStyle w:val="Heading1"/>
        <w:numPr>
          <w:ilvl w:val="0"/>
          <w:numId w:val="34"/>
        </w:numPr>
        <w:spacing w:before="0" w:after="240" w:line="240" w:lineRule="auto"/>
        <w:ind w:left="720" w:hanging="360"/>
        <w:jc w:val="both"/>
        <w:rPr>
          <w:sz w:val="22"/>
          <w:szCs w:val="22"/>
        </w:rPr>
      </w:pPr>
      <w:r>
        <w:rPr>
          <w:sz w:val="22"/>
          <w:szCs w:val="22"/>
        </w:rPr>
        <w:t xml:space="preserve">Corran Systems</w:t>
      </w:r>
    </w:p>
    <w:p w14:paraId="7DAEBF6F"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r>
        <w:rPr>
          <w:b/>
          <w:sz w:val="22"/>
          <w:szCs w:val="22"/>
          <w:bCs/>
        </w:rPr>
        <w:t xml:space="preserve">Policies, Awareness and Training.  </w:t>
      </w:r>
      <w:r>
        <w:rPr>
          <w:sz w:val="22"/>
          <w:szCs w:val="22"/>
        </w:rPr>
        <w:t xml:space="preserve">Corran will maintain and enforce written policies addressing core information security concepts, documented across multiple policies based on ISO 27002 and verified through SOC 2 Type II certification. Corran will provide security awareness training at hire and annually thereafter, covering phishing, data handling, incident reporting, and access management. For Corran personnel who are considered privileged users, Corran will provide mandatory role-specific training including secure coding practices and OWASP top 10.</w:t>
      </w:r>
    </w:p>
    <w:p w14:paraId="33F2FA23"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r>
        <w:rPr>
          <w:b/>
          <w:sz w:val="22"/>
          <w:szCs w:val="22"/>
        </w:rPr>
        <w:t xml:space="preserve">Business Continuity</w:t>
      </w:r>
      <w:r>
        <w:rPr>
          <w:sz w:val="22"/>
          <w:szCs w:val="22"/>
        </w:rPr>
        <w:t xml:space="preserve">.  Corran will maintain business continuity and disaster recovery plans to provide a level of service consistent with its obligations under the Agreement. Infrastructure is hosted on AWS with multi-region failover capability and a recovery time objective (RTO) of two (2) hours. Business continuity plans are tested at least annually.  </w:t>
      </w:r>
    </w:p>
    <w:p w14:paraId="0B72F173"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bookmarkStart w:id="52" w:name="_BPDC_LN_INS_1071"/>
      <w:bookmarkStart w:id="53" w:name="_BPDC_PR_INS_1072"/>
      <w:bookmarkEnd w:id="52"/>
      <w:bookmarkEnd w:id="53"/>
      <w:r>
        <w:rPr>
          <w:b/>
          <w:sz w:val="22"/>
          <w:szCs w:val="22"/>
        </w:rPr>
        <w:t>Backup</w:t>
      </w:r>
      <w:r>
        <w:rPr>
          <w:sz w:val="22"/>
          <w:szCs w:val="22"/>
        </w:rPr>
        <w:t xml:space="preserve">. Corran will maintain procedures for backup of all Confidential Information residing on its Systems in accordance herewith. Incremental daily backups are performed and encrypted using AES-256 via AWS KMS. Full restore testing is performed every three (3) months to verify backup integrity and recoverability. Backup datasets shall be appropriately protected via strong access controls and encryption.</w:t>
      </w:r>
    </w:p>
    <w:p w14:paraId="53A58F5C"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bookmarkStart w:id="54" w:name="_BPDC_LN_INS_1069"/>
      <w:bookmarkStart w:id="55" w:name="_BPDC_PR_INS_1070"/>
      <w:bookmarkEnd w:id="54"/>
      <w:bookmarkEnd w:id="55"/>
      <w:r>
        <w:rPr>
          <w:b/>
          <w:sz w:val="22"/>
          <w:szCs w:val="22"/>
        </w:rPr>
        <w:t>Segregation</w:t>
      </w:r>
      <w:r>
        <w:rPr>
          <w:sz w:val="22"/>
          <w:szCs w:val="22"/>
        </w:rPr>
        <w:t xml:space="preserve">.  Corran is a multi-tenant SaaS platform with logical data isolation. Compute is fully isolated via AWS Lambda with per-invocation sandboxing and no shared runtime between tenants. Storage is logically isolated with organization-scoped access controls, and all database queries enforce tenant-level access restrictions. All data at rest is encrypted using AES-256.</w:t>
      </w:r>
    </w:p>
    <w:p w14:paraId="11799A4F"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bookmarkStart w:id="56" w:name="_BPDC_LN_INS_1067"/>
      <w:bookmarkStart w:id="57" w:name="_BPDC_PR_INS_1068"/>
      <w:bookmarkStart w:id="58" w:name="_BPDC_LN_INS_1065"/>
      <w:bookmarkStart w:id="59" w:name="_BPDC_PR_INS_1066"/>
      <w:bookmarkStart w:id="60" w:name="_BPDC_LN_INS_1063"/>
      <w:bookmarkStart w:id="61" w:name="_BPDC_PR_INS_1064"/>
      <w:bookmarkEnd w:id="56"/>
      <w:bookmarkEnd w:id="57"/>
      <w:bookmarkEnd w:id="58"/>
      <w:bookmarkEnd w:id="59"/>
      <w:bookmarkEnd w:id="60"/>
      <w:bookmarkEnd w:id="61"/>
      <w:r>
        <w:rPr>
          <w:b/>
          <w:sz w:val="22"/>
          <w:szCs w:val="22"/>
        </w:rPr>
        <w:t>Passwords</w:t>
      </w:r>
      <w:r>
        <w:rPr>
          <w:sz w:val="22"/>
          <w:szCs w:val="22"/>
        </w:rPr>
        <w:t xml:space="preserve">.  Corran will use secure user authentication protocols for access to Corran Systems that Process Confidential Information. Corran requires Single Sign-On (SSO) via SAML 2.0 or OIDC for all user authentication through WorkOS AuthKit. No passwords are stored within the application; authentication is fully delegated to the Customer’s Identity Provider. For internal systems, Corran enforces minimum 14-character passwords with mandatory multi-factor authentication. Passwords are centrally managed via 1Password Business with enforced 2FA.</w:t>
      </w:r>
      <w:bookmarkStart w:id="62" w:name="_BPDC_LN_INS_1061"/>
      <w:bookmarkStart w:id="63" w:name="_BPDC_PR_INS_1062"/>
      <w:bookmarkStart w:id="64" w:name="_BPDC_LN_INS_1059"/>
      <w:bookmarkStart w:id="65" w:name="_BPDC_PR_INS_1060"/>
      <w:bookmarkStart w:id="66" w:name="_BPDC_LN_INS_1057"/>
      <w:bookmarkStart w:id="67" w:name="_BPDC_PR_INS_1058"/>
      <w:bookmarkStart w:id="68" w:name="_BPDC_LN_INS_1055"/>
      <w:bookmarkStart w:id="69" w:name="_BPDC_PR_INS_1056"/>
      <w:bookmarkStart w:id="70" w:name="_BPDC_LN_INS_1053"/>
      <w:bookmarkStart w:id="71" w:name="_BPDC_PR_INS_1054"/>
      <w:bookmarkEnd w:id="62"/>
      <w:bookmarkEnd w:id="63"/>
      <w:bookmarkEnd w:id="64"/>
      <w:bookmarkEnd w:id="65"/>
      <w:bookmarkEnd w:id="66"/>
      <w:bookmarkEnd w:id="67"/>
      <w:bookmarkEnd w:id="68"/>
      <w:bookmarkEnd w:id="69"/>
      <w:bookmarkEnd w:id="70"/>
      <w:bookmarkEnd w:id="71"/>
      <w:r>
        <w:rPr>
          <w:sz w:val="22"/>
          <w:szCs w:val="22"/>
        </w:rPr>
        <w:t xml:space="preserve">  Access to Corran Systems must be blocked by Corran after unsuccessful attempts to log in or otherwise gain access. Corran Systems shall be configured to log out users after a defined period of inactivity not to exceed fifteen (15) minutes.</w:t>
      </w:r>
    </w:p>
    <w:p w14:paraId="01219308"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bookmarkStart w:id="72" w:name="_BPDC_LN_INS_1051"/>
      <w:bookmarkStart w:id="73" w:name="_BPDC_PR_INS_1052"/>
      <w:bookmarkEnd w:id="72"/>
      <w:bookmarkEnd w:id="73"/>
      <w:r>
        <w:rPr>
          <w:b/>
          <w:sz w:val="22"/>
          <w:szCs w:val="22"/>
        </w:rPr>
        <w:t xml:space="preserve">System Monitoring</w:t>
      </w:r>
      <w:r>
        <w:rPr>
          <w:sz w:val="22"/>
          <w:szCs w:val="22"/>
        </w:rPr>
        <w:t xml:space="preserve">.  Corran will monitor the Corran Systems for unauthorized use of or access to Confidential Information via centralized logging and monitoring (AWS CloudWatch, GuardDuty). Access to Corran Systems shall be logged, including user login attempts, service creation, and account changes with event attributes (date, time, UserID, IP address). Logs shall be protected during their lifetime from unauthorized access and modification and retained for a minimum of ninety (90) days.</w:t>
      </w:r>
    </w:p>
    <w:p w14:paraId="00125494"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bookmarkStart w:id="74" w:name="_BPDC_LN_INS_1049"/>
      <w:bookmarkStart w:id="75" w:name="_BPDC_PR_INS_1050"/>
      <w:bookmarkEnd w:id="74"/>
      <w:bookmarkEnd w:id="75"/>
      <w:r>
        <w:rPr>
          <w:b/>
          <w:sz w:val="22"/>
          <w:szCs w:val="22"/>
        </w:rPr>
        <w:t xml:space="preserve">Remote Access</w:t>
      </w:r>
      <w:r>
        <w:rPr>
          <w:sz w:val="22"/>
          <w:szCs w:val="22"/>
        </w:rPr>
        <w:t xml:space="preserve">.  Remote access to Corran Systems that store Confidential Information shall be established upon an approval process at Corran, using multi-factor authentication and encryption. All devices are remotely secured via endpoint management (Vanta Agent). Remote access activity shall be logged and monitored. </w:t>
      </w:r>
    </w:p>
    <w:p w14:paraId="5A436DDC"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r>
        <w:rPr>
          <w:b/>
          <w:sz w:val="22"/>
          <w:szCs w:val="22"/>
        </w:rPr>
        <w:t xml:space="preserve">Logs and Recording</w:t>
      </w:r>
      <w:r>
        <w:rPr>
          <w:sz w:val="22"/>
          <w:szCs w:val="22"/>
        </w:rPr>
        <w:t xml:space="preserve">.  Unless otherwise stated herein, Corran will, consistent with leading industry standards and its security obligations under the DPA, collect and maintain planning documents, audit trails, records and reports and other information to evidence its information security practices, and its compliance with the DPA and applicable laws, rules and regulations, including information that relates to Customer Data Incident and Corran's Processing of Confidential Information.</w:t>
      </w:r>
    </w:p>
    <w:p w14:paraId="67DA69D2"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bookmarkStart w:id="76" w:name="_BPDC_LN_INS_1047"/>
      <w:bookmarkStart w:id="77" w:name="_BPDC_PR_INS_1048"/>
      <w:bookmarkStart w:id="78" w:name="_BPDC_LN_INS_1045"/>
      <w:bookmarkStart w:id="79" w:name="_BPDC_PR_INS_1046"/>
      <w:bookmarkStart w:id="80" w:name="_BPDC_LN_INS_1043"/>
      <w:bookmarkStart w:id="81" w:name="_BPDC_PR_INS_1044"/>
      <w:bookmarkEnd w:id="76"/>
      <w:bookmarkEnd w:id="77"/>
      <w:bookmarkEnd w:id="78"/>
      <w:bookmarkEnd w:id="79"/>
      <w:bookmarkEnd w:id="80"/>
      <w:bookmarkEnd w:id="81"/>
      <w:r>
        <w:rPr>
          <w:b/>
          <w:sz w:val="22"/>
          <w:szCs w:val="22"/>
        </w:rPr>
        <w:t>Encryption</w:t>
      </w:r>
      <w:r>
        <w:rPr>
          <w:sz w:val="22"/>
          <w:szCs w:val="22"/>
        </w:rPr>
        <w:t xml:space="preserve">.  Corran encrypts all data at rest using AES-256 via AWS KMS and all data in transit using TLS 1.2 or above. Additionally, Corran will encrypt, where applicable,</w:t>
      </w:r>
      <w:bookmarkStart w:id="82" w:name="OLE_LINK5"/>
      <w:r>
        <w:rPr>
          <w:sz w:val="22"/>
          <w:szCs w:val="22"/>
        </w:rPr>
        <w:t xml:space="preserve">using appropriate industry-accepted encryption standards</w:t>
      </w:r>
      <w:bookmarkEnd w:id="82"/>
      <w:r>
        <w:rPr>
          <w:sz w:val="22"/>
          <w:szCs w:val="22"/>
        </w:rPr>
        <w:t xml:space="preserve">. All deployed encryption solutions must follow best practices in key management. Encryption keys must be protected against disclosure and misuse and must be rotated on a regular basis as defined by the level of sensitivity of information. Retired keys must be destroyed. </w:t>
      </w:r>
    </w:p>
    <w:p w14:paraId="411A8943" w:rsidR="009A65EA">
      <w:pPr>
        <w:pStyle w:val="Heading1"/>
        <w:numPr>
          <w:ilvl w:val="0"/>
          <w:numId w:val="33"/>
        </w:numPr>
        <w:keepNext w:val="0"/>
        <w:spacing w:before="0" w:after="240" w:line="240" w:lineRule="auto"/>
        <w:ind w:left="720" w:hanging="360"/>
        <w:jc w:val="both"/>
        <w:rPr>
          <w:sz w:val="22"/>
          <w:szCs w:val="22"/>
        </w:rPr>
      </w:pPr>
      <w:r>
        <w:rPr>
          <w:sz w:val="22"/>
          <w:szCs w:val="22"/>
        </w:rPr>
        <w:t xml:space="preserve">Network Security</w:t>
      </w:r>
    </w:p>
    <w:p w14:paraId="32109F5D"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r>
        <w:rPr>
          <w:sz w:val="22"/>
          <w:szCs w:val="22"/>
        </w:rPr>
        <w:lastRenderedPageBreak/>
      </w:r>
      <w:r>
        <w:rPr>
          <w:sz w:val="22"/>
          <w:szCs w:val="22"/>
        </w:rPr>
        <w:t xml:space="preserve">Corran will implement up-to-date versions of system security software such as firewalls, proxies, web application firewalls (AWS WAF), and intrusion detection (AWS GuardDuty) in all of the Corran Systems that Process Confidential Information. Anti-DDoS protection is provided via AWS Shield. Such software will include malware protection, endpoint detection and response (EDR), and up-to-date virus definitions. </w:t>
      </w:r>
    </w:p>
    <w:p w14:paraId="42BE8C53"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r>
        <w:rPr>
          <w:sz w:val="22"/>
          <w:szCs w:val="22"/>
        </w:rPr>
        <w:t xml:space="preserve">Corran will have an automated patch management process that includes testing patches before installation on all of the Corran Systems that Process Confidential Information. Critical patches are applied within 24 to 48 hours, high-severity within 7 days, and medium-severity within 30 days.</w:t>
      </w:r>
    </w:p>
    <w:p w14:paraId="231A2851"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bookmarkStart w:id="83" w:name="_BPDC_LN_INS_1041"/>
      <w:bookmarkStart w:id="84" w:name="_BPDC_PR_INS_1042"/>
      <w:bookmarkEnd w:id="83"/>
      <w:bookmarkEnd w:id="84"/>
      <w:r>
        <w:rPr>
          <w:sz w:val="22"/>
          <w:szCs w:val="22"/>
        </w:rPr>
        <w:t xml:space="preserve">Corran will maintain intrusion detection and prevention (via AWS GuardDuty and WAF), and monitoring and response processes, in a manner which shall identify internal and external vulnerabilities and risks that could result in unauthorized Processing of Confidential Information. Quarterly vulnerability assessments and annual penetration tests are performed on all systems containing sensitive data.</w:t>
      </w:r>
    </w:p>
    <w:p w14:paraId="3D896EF0" w:rsidR="009A65EA">
      <w:pPr>
        <w:pStyle w:val="Heading1"/>
        <w:numPr>
          <w:ilvl w:val="0"/>
          <w:numId w:val="33"/>
        </w:numPr>
        <w:keepNext w:val="0"/>
        <w:spacing w:before="0" w:after="240" w:line="240" w:lineRule="auto"/>
        <w:ind w:left="720" w:hanging="360"/>
        <w:jc w:val="both"/>
        <w:rPr>
          <w:b/>
          <w:bCs/>
          <w:sz w:val="22"/>
          <w:szCs w:val="22"/>
        </w:rPr>
      </w:pPr>
      <w:bookmarkStart w:id="85" w:name="_BPDC_LN_INS_1039"/>
      <w:bookmarkStart w:id="86" w:name="_BPDC_PR_INS_1040"/>
      <w:bookmarkStart w:id="87" w:name="_BPDC_LN_INS_1037"/>
      <w:bookmarkStart w:id="88" w:name="_BPDC_PR_INS_1038"/>
      <w:bookmarkStart w:id="89" w:name="_BPDC_LN_INS_1035"/>
      <w:bookmarkStart w:id="90" w:name="_BPDC_PR_INS_1036"/>
      <w:bookmarkStart w:id="91" w:name="_BPDC_LN_INS_1033"/>
      <w:bookmarkStart w:id="92" w:name="_BPDC_PR_INS_1034"/>
      <w:bookmarkStart w:id="93" w:name="_BPDC_LN_INS_1031"/>
      <w:bookmarkStart w:id="94" w:name="_BPDC_PR_INS_1032"/>
      <w:bookmarkStart w:id="95" w:name="_BPDC_LN_INS_1019"/>
      <w:bookmarkStart w:id="96" w:name="_BPDC_PR_INS_1020"/>
      <w:bookmarkStart w:id="97" w:name="_BPDC_LN_INS_1017"/>
      <w:bookmarkStart w:id="98" w:name="_BPDC_PR_INS_1018"/>
      <w:bookmarkStart w:id="99" w:name="_BPDC_LN_INS_1015"/>
      <w:bookmarkStart w:id="100" w:name="_BPDC_PR_INS_1016"/>
      <w:bookmarkStart w:id="101" w:name="_BPDC_LN_INS_1013"/>
      <w:bookmarkStart w:id="102" w:name="_BPDC_PR_INS_1014"/>
      <w:bookmarkStart w:id="103" w:name="_BPDC_LN_INS_1011"/>
      <w:bookmarkStart w:id="104" w:name="_BPDC_PR_INS_1012"/>
      <w:bookmarkStart w:id="105" w:name="_BPDC_LN_INS_1009"/>
      <w:bookmarkStart w:id="106" w:name="_BPDC_PR_INS_1010"/>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r>
        <w:rPr>
          <w:b/>
          <w:sz w:val="22"/>
          <w:szCs w:val="22"/>
          <w:bCs/>
        </w:rPr>
        <w:t xml:space="preserve">Application/Software Security</w:t>
      </w:r>
      <w:r>
        <w:rPr>
          <w:sz w:val="22"/>
          <w:szCs w:val="22"/>
        </w:rPr>
        <w:t xml:space="preserve">.  Corran shall follow secure application/software development and coding practices for technology where Confidential Information is stored and processed, including source code analysis, automated vulnerability scanning, and penetration testing requirements. Development, testing, and production systems are hosted in separate AWS environments with network isolation. All code changes require mandatory code review via Git with branch protection rules and CI/CD pipelines. Corran shall establish measures that protect the integrity of production applications and associated source code from unauthorized and untested modifications.</w:t>
      </w:r>
    </w:p>
    <w:p w14:paraId="205AAAEE" w:rsidR="005F160F">
      <w:pPr>
        <w:jc w:val="both"/>
      </w:pPr>
    </w:p>
    <w:p w14:paraId="01000001" w:rsidR="00AB1234">
      <w:pPr>
        <w:jc w:val="center"/>
        <w:rPr>
          <w:b/>
          <w:u w:val="single"/>
        </w:rPr>
      </w:pPr>
      <w:r>
        <w:rPr>
          <w:b/>
          <w:u w:val="single"/>
        </w:rPr>
        <w:br w:type="page"/>
      </w:r>
      <w:r>
        <w:rPr>
          <w:b/>
          <w:u w:val="single"/>
        </w:rPr>
        <w:t xml:space="preserve">Appendix II</w:t>
      </w:r>
    </w:p>
    <w:p w14:paraId="01000002" w:rsidR="00AB1234">
      <w:pPr>
        <w:jc w:val="center"/>
        <w:rPr>
          <w:b/>
          <w:u w:val="single"/>
        </w:rPr>
      </w:pPr>
      <w:r>
        <w:rPr>
          <w:b/>
          <w:u w:val="single"/>
        </w:rPr>
        <w:t xml:space="preserve">List of Sub-processors</w:t>
      </w:r>
    </w:p>
    <w:p w14:paraId="01000003" w:rsidR="00AB1234">
      <w:pPr>
        <w:spacing w:before="240" w:after="120"/>
        <w:jc w:val="both"/>
      </w:pPr>
      <w:r>
        <w:t xml:space="preserve">The Sub-processors authorized by Corran to Process Personal Data in connection with the Services, together with their Processing locations, are listed at https://example.com/subprocessors (the “Sub-processor List”), which is incorporated into this DPA by reference. Corran will notify Customer of changes to the Sub-processor List in accordance with Section 6.2, and Customer may object to a new Sub-processor in accordance with Section 6.3. Processing locations are determined by the data region assigned to Customer. Sub-processors identified as “Global” in the Sub-processor List perform artificial intelligence model inference, are not region-pinned, and are subject to Sections 12.1 and 12.2.</w:t>
      </w:r>
    </w:p>
    <w:p w14:paraId="01000099" w:rsidR="00AB1234">
      <w:pPr>
        <w:jc w:val="both"/>
      </w:pPr>
    </w:p>
    <w:sectPr w:rsidR="005F160F" w:rsidRPr="009A65EA">
      <w:headerReference w:type="even" r:id="rId13"/>
      <w:headerReference w:type="default" r:id="rId14"/>
      <w:footerReference w:type="even" r:id="rId15"/>
      <w:footerReference w:type="default" r:id="rId16"/>
      <w:headerReference w:type="first" r:id="rId17"/>
      <w:footerReference w:type="first" r:id="rId18"/>
      <w:pgSz w:w="11906" w:h="16838"/>
      <w:pgMar w:top="1440" w:right="720" w:bottom="1440" w:left="720" w:header="720" w:footer="720" w:gutter="0"/>
      <w:pgNumType w:start="1"/>
      <w:cols w:space="720"/>
    </w:sectPr>
  </w:body>
</w:document>
</file>

<file path=word/comments.xml><?xml version="1.0" encoding="utf-8"?>
<w:comments xmlns:w="http://schemas.openxmlformats.org/wordprocessingml/2006/main" xmlns:w14="http://schemas.microsoft.com/office/word/2010/wordml" xmlns:custom="urn:superdoc:legacy" xmlns:sdcom="http://superdoc.dev/2024/comments"/>
</file>

<file path=word/commentsExtended.xml><?xml version="1.0" encoding="utf-8"?>
<w15:commentsEx xmlns:w15="http://schemas.microsoft.com/office/word/2012/wordml"/>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E2FA35" w16cex:dateUtc="2025-10-21T16:28:00Z"/>
</w16cex:commentsExtensible>
</file>

<file path=word/commentsIds.xml><?xml version="1.0" encoding="utf-8"?>
<w16cid:commentsIds xmlns:w16cid="http://schemas.microsoft.com/office/word/2016/wordml/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A25F2" w:rsidR="00B27046">
      <w:pPr>
        <w:spacing w:line="240" w:lineRule="auto"/>
      </w:pPr>
      <w:r>
        <w:separator/>
      </w:r>
    </w:p>
  </w:endnote>
  <w:endnote w:type="continuationSeparator" w:id="0">
    <w:p w14:paraId="1D0E2118" w:rsidR="00B270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07" w:name="_iDocIDField789df2ca-8dee-4f30-9e5a-8726"/>
  <w:p w14:paraId="681E83DD" w:rsidR="00CF15F6">
    <w:pPr>
      <w:pStyle w:val="DocID"/>
    </w:pPr>
    <w:r>
      <w:fldChar w:fldCharType="begin"/>
    </w:r>
    <w:r>
      <w:instrText xml:space="preserve">  DOCPROPERTY "CUS_DocIDChunk0" </w:instrText>
    </w:r>
    <w:r>
      <w:fldChar w:fldCharType="separate"/>
    </w:r>
    <w:r>
      <w:rPr>
        <w:noProof/>
      </w:rPr>
      <w:t xml:space="preserve">7310-2984-5561 v.1</w:t>
    </w:r>
    <w:r>
      <w:fldChar w:fldCharType="end"/>
    </w:r>
    <w:bookmarkEnd w:id="107"/>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A266D" w:rsidR="00CF15F6">
    <w:pPr>
      <w:jc w:val="center"/>
      <w:rPr>
        <w:i/>
        <w:sz w:val="16"/>
        <w:szCs w:val="16"/>
      </w:rPr>
    </w:pPr>
  </w:p>
  <w:p w14:paraId="68310647" w:rsidR="00CF15F6">
    <w:pPr>
      <w:jc w:val="center"/>
      <w:rPr>
        <w:i/>
        <w:sz w:val="16"/>
        <w:szCs w:val="16"/>
      </w:rPr>
    </w:pPr>
    <w:r>
      <w:rPr>
        <w:sz w:val="16"/>
        <w:szCs w:val="16"/>
        <w:i/>
      </w:rPr>
      <w:t xml:space="preserve">Page </w:t>
    </w:r>
    <w:r>
      <w:rPr>
        <w:sz w:val="16"/>
        <w:szCs w:val="16"/>
        <w:i/>
      </w:rPr>
      <w:fldChar w:fldCharType="begin"/>
    </w:r>
    <w:r>
      <w:rPr>
        <w:sz w:val="16"/>
        <w:szCs w:val="16"/>
        <w:i/>
      </w:rPr>
      <w:instrText>PAGE</w:instrText>
    </w:r>
    <w:r>
      <w:rPr>
        <w:sz w:val="16"/>
        <w:szCs w:val="16"/>
        <w:i/>
      </w:rPr>
      <w:fldChar w:fldCharType="separate"/>
    </w:r>
    <w:r>
      <w:rPr>
        <w:sz w:val="16"/>
        <w:szCs w:val="16"/>
        <w:i/>
      </w:rPr>
      <w:t>1</w:t>
    </w:r>
    <w:r>
      <w:rPr>
        <w:sz w:val="16"/>
        <w:szCs w:val="16"/>
        <w:i/>
      </w:rPr>
      <w:fldChar w:fldCharType="end"/>
    </w:r>
    <w:r>
      <w:rPr>
        <w:sz w:val="16"/>
        <w:szCs w:val="16"/>
        <w:i/>
      </w:rPr>
      <w:t xml:space="preserve"> of </w:t>
    </w:r>
    <w:r>
      <w:rPr>
        <w:sz w:val="16"/>
        <w:szCs w:val="16"/>
        <w:i/>
      </w:rPr>
      <w:fldChar w:fldCharType="begin"/>
    </w:r>
    <w:r>
      <w:rPr>
        <w:sz w:val="16"/>
        <w:szCs w:val="16"/>
        <w:i/>
      </w:rPr>
      <w:instrText>NUMPAGES</w:instrText>
    </w:r>
    <w:r>
      <w:rPr>
        <w:sz w:val="16"/>
        <w:szCs w:val="16"/>
        <w:i/>
      </w:rPr>
      <w:fldChar w:fldCharType="separate"/>
    </w:r>
    <w:r>
      <w:rPr>
        <w:sz w:val="16"/>
        <w:szCs w:val="16"/>
        <w:i/>
      </w:rPr>
      <w:t>9</w:t>
    </w:r>
    <w:r>
      <w:rPr>
        <w:sz w:val="16"/>
        <w:szCs w:val="16"/>
        <w:i/>
      </w:rPr>
      <w:fldChar w:fldCharType="end"/>
    </w:r>
    <w:r>
      <w:rPr>
        <w:sz w:val="16"/>
        <w:szCs w:val="16"/>
        <w:i/>
      </w:rPr>
      <w:t xml:space="preserve"> | Corran Data Processing Addendum</w:t>
    </w:r>
  </w:p>
  <w:bookmarkStart w:id="108" w:name="_iDocIDField69826af3-5f41-40f1-be5f-e54d"/>
  <w:p w14:paraId="3BCAB42D" w:rsidR="00CF15F6">
    <w:pPr>
      <w:pStyle w:val="DocID"/>
    </w:pPr>
    <w:r>
      <w:fldChar w:fldCharType="begin"/>
    </w:r>
    <w:r>
      <w:instrText xml:space="preserve">  DOCPROPERTY "CUS_DocIDChunk0" </w:instrText>
    </w:r>
    <w:r>
      <w:fldChar w:fldCharType="separate"/>
    </w:r>
    <w:r>
      <w:rPr>
        <w:noProof/>
      </w:rPr>
      <w:t xml:space="preserve">7310-2984-5561 v.1</w:t>
    </w:r>
    <w:r>
      <w:fldChar w:fldCharType="end"/>
    </w:r>
    <w:bookmarkEnd w:id="108"/>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09" w:name="_iDocIDField7b687cfe-9e82-4706-814c-bf36"/>
  <w:p w14:paraId="7C72057A" w:rsidR="00CF15F6">
    <w:pPr>
      <w:pStyle w:val="DocID"/>
    </w:pPr>
    <w:r>
      <w:fldChar w:fldCharType="begin"/>
    </w:r>
    <w:r>
      <w:instrText xml:space="preserve">  DOCPROPERTY "CUS_DocIDChunk0" </w:instrText>
    </w:r>
    <w:r>
      <w:fldChar w:fldCharType="separate"/>
    </w:r>
    <w:r>
      <w:rPr>
        <w:noProof/>
      </w:rPr>
      <w:t xml:space="preserve">7310-2984-5561 v.1</w:t>
    </w:r>
    <w:r>
      <w:fldChar w:fldCharType="end"/>
    </w:r>
    <w:bookmarkEnd w:id="109"/>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BBC84" w:rsidR="00B27046">
      <w:pPr>
        <w:spacing w:line="240" w:lineRule="auto"/>
      </w:pPr>
      <w:r>
        <w:separator/>
      </w:r>
    </w:p>
  </w:footnote>
  <w:footnote w:type="continuationSeparator" w:id="0">
    <w:p w14:paraId="6C7FB6BF" w:rsidR="00B270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5DA8" w:rsidR="00CF15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CDF98" w:rsidR="00CF15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F04F7" w:rsidR="00CF15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C0495"/>
    <w:multiLevelType w:val="multilevel"/>
    <w:tmpl w:val="D052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2145E"/>
    <w:multiLevelType w:val="multilevel"/>
    <w:tmpl w:val="258CE2AE"/>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0" w15:restartNumberingAfterBreak="0">
    <w:nsid w:val="330A48DC"/>
    <w:multiLevelType w:val="multilevel"/>
    <w:tmpl w:val="BFD03372"/>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37DF2326"/>
    <w:multiLevelType w:val="multilevel"/>
    <w:tmpl w:val="1EDC485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 w15:restartNumberingAfterBreak="0">
    <w:nsid w:val="3A98132D"/>
    <w:multiLevelType w:val="multilevel"/>
    <w:tmpl w:val="BE8A38CA"/>
    <w:lvl w:ilvl="0">
      <w:start w:val="7"/>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3" w15:restartNumberingAfterBreak="0">
    <w:nsid w:val="408B6197"/>
    <w:multiLevelType w:val="multilevel"/>
    <w:tmpl w:val="49104D68"/>
    <w:lvl w:ilvl="0">
      <w:start w:val="1"/>
      <w:numFmt w:val="decimal"/>
      <w:lvlText w:val="%1"/>
      <w:lvlJc w:val="left"/>
      <w:pPr>
        <w:ind w:left="720" w:hanging="720"/>
      </w:pPr>
      <w:rPr>
        <w:b/>
        <w:i w:val="0"/>
        <w:sz w:val="22"/>
        <w:szCs w:val="22"/>
      </w:rPr>
    </w:lvl>
    <w:lvl w:ilvl="1">
      <w:start w:val="1"/>
      <w:numFmt w:val="decimal"/>
      <w:lvlText w:val="%1.%2"/>
      <w:lvlJc w:val="left"/>
      <w:pPr>
        <w:ind w:left="720" w:hanging="720"/>
      </w:pPr>
    </w:lvl>
    <w:lvl w:ilvl="2">
      <w:start w:val="1"/>
      <w:numFmt w:val="decimal"/>
      <w:lvlText w:val="%1.%2.%3"/>
      <w:lvlJc w:val="left"/>
      <w:pPr>
        <w:ind w:left="1800" w:hanging="1080"/>
      </w:pPr>
    </w:lvl>
    <w:lvl w:ilvl="3">
      <w:start w:val="1"/>
      <w:numFmt w:val="lowerRoman"/>
      <w:lvlText w:val="(%4)"/>
      <w:lvlJc w:val="left"/>
      <w:pPr>
        <w:ind w:left="2520" w:hanging="720"/>
      </w:pPr>
    </w:lvl>
    <w:lvl w:ilvl="4">
      <w:start w:val="1"/>
      <w:numFmt w:val="upperLetter"/>
      <w:lvlText w:val="(%5)"/>
      <w:lvlJc w:val="left"/>
      <w:pPr>
        <w:ind w:left="3240" w:hanging="720"/>
      </w:pPr>
    </w:lvl>
    <w:lvl w:ilvl="5">
      <w:start w:val="1"/>
      <w:numFmt w:val="decimal"/>
      <w:lvlText w:val="%6)"/>
      <w:lvlJc w:val="left"/>
      <w:pPr>
        <w:ind w:left="3960" w:hanging="720"/>
      </w:pPr>
    </w:lvl>
    <w:lvl w:ilvl="6">
      <w:start w:val="1"/>
      <w:numFmt w:val="lowerLetter"/>
      <w:lvlText w:val="%7)"/>
      <w:lvlJc w:val="left"/>
      <w:pPr>
        <w:ind w:left="4680" w:hanging="720"/>
      </w:pPr>
    </w:lvl>
    <w:lvl w:ilvl="7">
      <w:start w:val="1"/>
      <w:numFmt w:val="lowerRoman"/>
      <w:lvlText w:val="%8)"/>
      <w:lvlJc w:val="left"/>
      <w:pPr>
        <w:ind w:left="5400" w:hanging="720"/>
      </w:pPr>
    </w:lvl>
    <w:lvl w:ilvl="8">
      <w:start w:val="1"/>
      <w:numFmt w:val="upperLetter"/>
      <w:lvlText w:val="%9)"/>
      <w:lvlJc w:val="left"/>
      <w:pPr>
        <w:ind w:left="6120" w:hanging="720"/>
      </w:pPr>
    </w:lvl>
  </w:abstractNum>
  <w:abstractNum w:abstractNumId="14" w15:restartNumberingAfterBreak="0">
    <w:nsid w:val="421D24C2"/>
    <w:multiLevelType w:val="multilevel"/>
    <w:tmpl w:val="CD4C6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3BF3022"/>
    <w:multiLevelType w:val="multilevel"/>
    <w:tmpl w:val="866C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5C4092"/>
    <w:multiLevelType w:val="multilevel"/>
    <w:tmpl w:val="A31C01CC"/>
    <w:lvl w:ilvl="0">
      <w:start w:val="1"/>
      <w:numFmt w:val="decimal"/>
      <w:lvlText w:val="%1."/>
      <w:lvlJc w:val="left"/>
      <w:pPr>
        <w:tabs>
          <w:tab w:val="num" w:pos="720"/>
        </w:tabs>
        <w:ind w:left="0" w:firstLine="0"/>
      </w:pPr>
      <w:rPr>
        <w:rFonts w:hint="default"/>
        <w:b/>
        <w:caps/>
        <w:smallCaps w:val="0"/>
        <w:color w:val="010000"/>
        <w:u w:val="none"/>
      </w:rPr>
    </w:lvl>
    <w:lvl w:ilvl="1">
      <w:start w:val="1"/>
      <w:numFmt w:val="decimal"/>
      <w:isLgl/>
      <w:lvlText w:val="%1.%2"/>
      <w:lvlJc w:val="left"/>
      <w:pPr>
        <w:tabs>
          <w:tab w:val="num" w:pos="1530"/>
        </w:tabs>
        <w:ind w:left="90" w:firstLine="720"/>
      </w:pPr>
      <w:rPr>
        <w:rFonts w:ascii="Arial" w:hAnsi="Arial" w:cs="Arial" w:hint="default"/>
        <w:b/>
        <w:caps w:val="0"/>
        <w:color w:val="010000"/>
        <w:sz w:val="20"/>
        <w:szCs w:val="20"/>
        <w:u w:val="none"/>
      </w:rPr>
    </w:lvl>
    <w:lvl w:ilvl="2">
      <w:start w:val="1"/>
      <w:numFmt w:val="decimal"/>
      <w:isLgl/>
      <w:lvlText w:val="%1.%2.%3"/>
      <w:lvlJc w:val="left"/>
      <w:pPr>
        <w:tabs>
          <w:tab w:val="num" w:pos="2160"/>
        </w:tabs>
        <w:ind w:left="0" w:firstLine="1440"/>
      </w:pPr>
      <w:rPr>
        <w:rFonts w:hint="default"/>
        <w:b/>
        <w:i w:val="0"/>
        <w:caps w:val="0"/>
        <w:color w:val="010000"/>
        <w:u w:val="none"/>
      </w:rPr>
    </w:lvl>
    <w:lvl w:ilvl="3">
      <w:start w:val="1"/>
      <w:numFmt w:val="lowerLetter"/>
      <w:lvlText w:val="(%4)"/>
      <w:lvlJc w:val="left"/>
      <w:pPr>
        <w:tabs>
          <w:tab w:val="num" w:pos="2880"/>
        </w:tabs>
        <w:ind w:left="0" w:firstLine="2160"/>
      </w:pPr>
      <w:rPr>
        <w:rFonts w:hint="default"/>
        <w:caps w:val="0"/>
        <w:color w:val="010000"/>
        <w:u w:val="none"/>
      </w:rPr>
    </w:lvl>
    <w:lvl w:ilvl="4">
      <w:start w:val="1"/>
      <w:numFmt w:val="lowerRoman"/>
      <w:lvlText w:val="(%5)"/>
      <w:lvlJc w:val="left"/>
      <w:pPr>
        <w:tabs>
          <w:tab w:val="num" w:pos="3600"/>
        </w:tabs>
        <w:ind w:left="0" w:firstLine="2880"/>
      </w:pPr>
      <w:rPr>
        <w:rFonts w:hint="default"/>
        <w:caps w:val="0"/>
        <w:color w:val="010000"/>
        <w:u w:val="none"/>
      </w:rPr>
    </w:lvl>
    <w:lvl w:ilvl="5">
      <w:start w:val="1"/>
      <w:numFmt w:val="decimal"/>
      <w:lvlText w:val="(%6)"/>
      <w:lvlJc w:val="left"/>
      <w:pPr>
        <w:tabs>
          <w:tab w:val="num" w:pos="4320"/>
        </w:tabs>
        <w:ind w:left="0" w:firstLine="3600"/>
      </w:pPr>
      <w:rPr>
        <w:rFonts w:hint="default"/>
        <w:caps w:val="0"/>
        <w:color w:val="010000"/>
        <w:u w:val="none"/>
      </w:rPr>
    </w:lvl>
    <w:lvl w:ilvl="6">
      <w:start w:val="1"/>
      <w:numFmt w:val="lowerLetter"/>
      <w:lvlText w:val="%7."/>
      <w:lvlJc w:val="left"/>
      <w:pPr>
        <w:tabs>
          <w:tab w:val="num" w:pos="5040"/>
        </w:tabs>
        <w:ind w:left="0" w:firstLine="4320"/>
      </w:pPr>
      <w:rPr>
        <w:rFonts w:hint="default"/>
        <w:caps w:val="0"/>
        <w:color w:val="010000"/>
        <w:u w:val="none"/>
      </w:rPr>
    </w:lvl>
    <w:lvl w:ilvl="7">
      <w:start w:val="1"/>
      <w:numFmt w:val="lowerRoman"/>
      <w:lvlText w:val="%8."/>
      <w:lvlJc w:val="left"/>
      <w:pPr>
        <w:tabs>
          <w:tab w:val="num" w:pos="5760"/>
        </w:tabs>
        <w:ind w:left="0" w:firstLine="5040"/>
      </w:pPr>
      <w:rPr>
        <w:rFonts w:hint="default"/>
        <w:caps w:val="0"/>
        <w:color w:val="010000"/>
        <w:u w:val="none"/>
      </w:rPr>
    </w:lvl>
    <w:lvl w:ilvl="8">
      <w:start w:val="1"/>
      <w:numFmt w:val="decimal"/>
      <w:lvlText w:val="%9)"/>
      <w:lvlJc w:val="left"/>
      <w:pPr>
        <w:tabs>
          <w:tab w:val="num" w:pos="6480"/>
        </w:tabs>
        <w:ind w:left="0" w:firstLine="5760"/>
      </w:pPr>
      <w:rPr>
        <w:rFonts w:hint="default"/>
        <w:caps w:val="0"/>
        <w:color w:val="010000"/>
        <w:u w:val="none"/>
      </w:rPr>
    </w:lvl>
  </w:abstractNum>
  <w:abstractNum w:abstractNumId="17" w15:restartNumberingAfterBreak="0">
    <w:nsid w:val="453A7BF5"/>
    <w:multiLevelType w:val="multilevel"/>
    <w:tmpl w:val="61A0A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6C82C39"/>
    <w:multiLevelType w:val="multilevel"/>
    <w:tmpl w:val="8BACD264"/>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9" w15:restartNumberingAfterBreak="0">
    <w:nsid w:val="47A66D62"/>
    <w:multiLevelType w:val="multilevel"/>
    <w:tmpl w:val="3AECD34E"/>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 w15:restartNumberingAfterBreak="0">
    <w:nsid w:val="0E156D67"/>
    <w:multiLevelType w:val="multilevel"/>
    <w:tmpl w:val="BA98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A240AD8"/>
    <w:multiLevelType w:val="multilevel"/>
    <w:tmpl w:val="45646C84"/>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1" w15:restartNumberingAfterBreak="0">
    <w:nsid w:val="4F802C00"/>
    <w:multiLevelType w:val="multilevel"/>
    <w:tmpl w:val="6D4C5B12"/>
    <w:lvl w:ilvl="0">
      <w:start w:val="5"/>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2" w15:restartNumberingAfterBreak="0">
    <w:nsid w:val="571F7E76"/>
    <w:multiLevelType w:val="multilevel"/>
    <w:tmpl w:val="785493E4"/>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3" w15:restartNumberingAfterBreak="0">
    <w:nsid w:val="57A23B12"/>
    <w:multiLevelType w:val="multilevel"/>
    <w:tmpl w:val="E4B80BA6"/>
    <w:lvl w:ilvl="0">
      <w:start w:val="9"/>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4" w15:restartNumberingAfterBreak="0">
    <w:nsid w:val="58475E85"/>
    <w:multiLevelType w:val="multilevel"/>
    <w:tmpl w:val="AFC0DA18"/>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5" w15:restartNumberingAfterBreak="0">
    <w:nsid w:val="5E897CEF"/>
    <w:multiLevelType w:val="multilevel"/>
    <w:tmpl w:val="62BC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876BE4"/>
    <w:multiLevelType w:val="multilevel"/>
    <w:tmpl w:val="D2467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39B02BD"/>
    <w:multiLevelType w:val="multilevel"/>
    <w:tmpl w:val="6318FCA0"/>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8" w15:restartNumberingAfterBreak="0">
    <w:nsid w:val="644027C1"/>
    <w:multiLevelType w:val="multilevel"/>
    <w:tmpl w:val="A5B2446A"/>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15:restartNumberingAfterBreak="0">
    <w:nsid w:val="6E9C31FC"/>
    <w:multiLevelType w:val="multilevel"/>
    <w:tmpl w:val="9A8C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E6512"/>
    <w:multiLevelType w:val="multilevel"/>
    <w:tmpl w:val="56CC68C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15:restartNumberingAfterBreak="0">
    <w:nsid w:val="725F63EA"/>
    <w:multiLevelType w:val="multilevel"/>
    <w:tmpl w:val="49104D68"/>
    <w:lvl w:ilvl="0">
      <w:start w:val="1"/>
      <w:numFmt w:val="decimal"/>
      <w:lvlText w:val="%1"/>
      <w:lvlJc w:val="left"/>
      <w:pPr>
        <w:ind w:left="720" w:hanging="720"/>
      </w:pPr>
      <w:rPr>
        <w:b/>
        <w:i w:val="0"/>
        <w:sz w:val="22"/>
        <w:szCs w:val="22"/>
      </w:rPr>
    </w:lvl>
    <w:lvl w:ilvl="1">
      <w:start w:val="1"/>
      <w:numFmt w:val="decimal"/>
      <w:lvlText w:val="%1.%2"/>
      <w:lvlJc w:val="left"/>
      <w:pPr>
        <w:ind w:left="720" w:hanging="720"/>
      </w:pPr>
    </w:lvl>
    <w:lvl w:ilvl="2">
      <w:start w:val="1"/>
      <w:numFmt w:val="decimal"/>
      <w:lvlText w:val="%1.%2.%3"/>
      <w:lvlJc w:val="left"/>
      <w:pPr>
        <w:ind w:left="1800" w:hanging="1080"/>
      </w:pPr>
    </w:lvl>
    <w:lvl w:ilvl="3">
      <w:start w:val="1"/>
      <w:numFmt w:val="lowerRoman"/>
      <w:lvlText w:val="(%4)"/>
      <w:lvlJc w:val="left"/>
      <w:pPr>
        <w:ind w:left="2520" w:hanging="720"/>
      </w:pPr>
    </w:lvl>
    <w:lvl w:ilvl="4">
      <w:start w:val="1"/>
      <w:numFmt w:val="upperLetter"/>
      <w:lvlText w:val="(%5)"/>
      <w:lvlJc w:val="left"/>
      <w:pPr>
        <w:ind w:left="3240" w:hanging="720"/>
      </w:pPr>
    </w:lvl>
    <w:lvl w:ilvl="5">
      <w:start w:val="1"/>
      <w:numFmt w:val="decimal"/>
      <w:lvlText w:val="%6)"/>
      <w:lvlJc w:val="left"/>
      <w:pPr>
        <w:ind w:left="3960" w:hanging="720"/>
      </w:pPr>
    </w:lvl>
    <w:lvl w:ilvl="6">
      <w:start w:val="1"/>
      <w:numFmt w:val="lowerLetter"/>
      <w:lvlText w:val="%7)"/>
      <w:lvlJc w:val="left"/>
      <w:pPr>
        <w:ind w:left="4680" w:hanging="720"/>
      </w:pPr>
    </w:lvl>
    <w:lvl w:ilvl="7">
      <w:start w:val="1"/>
      <w:numFmt w:val="lowerRoman"/>
      <w:lvlText w:val="%8)"/>
      <w:lvlJc w:val="left"/>
      <w:pPr>
        <w:ind w:left="5400" w:hanging="720"/>
      </w:pPr>
    </w:lvl>
    <w:lvl w:ilvl="8">
      <w:start w:val="1"/>
      <w:numFmt w:val="upperLetter"/>
      <w:lvlText w:val="%9)"/>
      <w:lvlJc w:val="left"/>
      <w:pPr>
        <w:ind w:left="6120" w:hanging="720"/>
      </w:pPr>
    </w:lvl>
  </w:abstractNum>
  <w:abstractNum w:abstractNumId="31" w15:restartNumberingAfterBreak="0">
    <w:nsid w:val="77996A42"/>
    <w:multiLevelType w:val="multilevel"/>
    <w:tmpl w:val="83C490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77F24D05"/>
    <w:multiLevelType w:val="hybridMultilevel"/>
    <w:tmpl w:val="F35A82FA"/>
    <w:lvl w:ilvl="0" w:tplc="546AE314">
      <w:start w:val="2"/>
      <w:numFmt w:val="bullet"/>
      <w:lvlText w:val=""/>
      <w:lvlJc w:val="left"/>
      <w:pPr>
        <w:ind w:left="720" w:hanging="360"/>
      </w:pPr>
      <w:rPr>
        <w:rFonts w:ascii="Wingdings" w:eastAsia="Arial" w:hAnsi="Wingdings"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F21B7D"/>
    <w:multiLevelType w:val="multilevel"/>
    <w:tmpl w:val="619AC1EA"/>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 w15:restartNumberingAfterBreak="0">
    <w:nsid w:val="2158739E"/>
    <w:multiLevelType w:val="multilevel"/>
    <w:tmpl w:val="7602961A"/>
    <w:lvl w:ilvl="0">
      <w:start w:val="8"/>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6" w15:restartNumberingAfterBreak="0">
    <w:nsid w:val="25D516F1"/>
    <w:multiLevelType w:val="multilevel"/>
    <w:tmpl w:val="B0BCC4A8"/>
    <w:lvl w:ilvl="0">
      <w:start w:val="6"/>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7" w15:restartNumberingAfterBreak="0">
    <w:nsid w:val="2B103462"/>
    <w:multiLevelType w:val="multilevel"/>
    <w:tmpl w:val="87B24484"/>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2B4F3ED8"/>
    <w:multiLevelType w:val="multilevel"/>
    <w:tmpl w:val="6E6EFD62"/>
    <w:lvl w:ilvl="0">
      <w:start w:val="2"/>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9" w15:restartNumberingAfterBreak="0">
    <w:nsid w:val="30AE3706"/>
    <w:multiLevelType w:val="multilevel"/>
    <w:tmpl w:val="2AAC6A3A"/>
    <w:lvl w:ilvl="0">
      <w:start w:val="10"/>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1646357026">
    <w:abstractNumId w:val="13"/>
  </w:num>
  <w:num w:numId="10" w16cid:durableId="1539391634">
    <w:abstractNumId w:val="30"/>
  </w:num>
  <w:num w:numId="11" w16cid:durableId="1250582337">
    <w:abstractNumId w:val="14"/>
  </w:num>
  <w:num w:numId="12" w16cid:durableId="43529767">
    <w:abstractNumId w:val="32"/>
  </w:num>
  <w:num w:numId="13" w16cid:durableId="403994985">
    <w:abstractNumId w:val="8"/>
  </w:num>
  <w:num w:numId="14" w16cid:durableId="304162945">
    <w:abstractNumId w:val="0"/>
  </w:num>
  <w:num w:numId="15" w16cid:durableId="319894345">
    <w:abstractNumId w:val="24"/>
  </w:num>
  <w:num w:numId="16" w16cid:durableId="747270739">
    <w:abstractNumId w:val="1"/>
  </w:num>
  <w:num w:numId="17" w16cid:durableId="488139627">
    <w:abstractNumId w:val="11"/>
  </w:num>
  <w:num w:numId="18" w16cid:durableId="869804488">
    <w:abstractNumId w:val="18"/>
  </w:num>
  <w:num w:numId="19" w16cid:durableId="210121560">
    <w:abstractNumId w:val="27"/>
  </w:num>
  <w:num w:numId="2" w16cid:durableId="330068583">
    <w:abstractNumId w:val="10"/>
  </w:num>
  <w:num w:numId="20" w16cid:durableId="1685785674">
    <w:abstractNumId w:val="21"/>
  </w:num>
  <w:num w:numId="21" w16cid:durableId="296254228">
    <w:abstractNumId w:val="22"/>
  </w:num>
  <w:num w:numId="22" w16cid:durableId="9574365">
    <w:abstractNumId w:val="15"/>
  </w:num>
  <w:num w:numId="23" w16cid:durableId="846406797">
    <w:abstractNumId w:val="6"/>
  </w:num>
  <w:num w:numId="24" w16cid:durableId="1654138721">
    <w:abstractNumId w:val="4"/>
  </w:num>
  <w:num w:numId="25" w16cid:durableId="1776051179">
    <w:abstractNumId w:val="29"/>
  </w:num>
  <w:num w:numId="26" w16cid:durableId="1901400035">
    <w:abstractNumId w:val="12"/>
  </w:num>
  <w:num w:numId="27" w16cid:durableId="671681199">
    <w:abstractNumId w:val="25"/>
  </w:num>
  <w:num w:numId="28" w16cid:durableId="137697588">
    <w:abstractNumId w:val="20"/>
  </w:num>
  <w:num w:numId="29" w16cid:durableId="557279680">
    <w:abstractNumId w:val="5"/>
  </w:num>
  <w:num w:numId="3" w16cid:durableId="646129834">
    <w:abstractNumId w:val="2"/>
  </w:num>
  <w:num w:numId="30" w16cid:durableId="691617121">
    <w:abstractNumId w:val="19"/>
  </w:num>
  <w:num w:numId="31" w16cid:durableId="2107379832">
    <w:abstractNumId w:val="23"/>
  </w:num>
  <w:num w:numId="32" w16cid:durableId="271253776">
    <w:abstractNumId w:val="9"/>
  </w:num>
  <w:num w:numId="33" w16cid:durableId="1503164385">
    <w:abstractNumId w:val="16"/>
  </w:num>
  <w:num w:numId="34" w16cid:durableId="23955885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9028918">
    <w:abstractNumId w:val="17"/>
  </w:num>
  <w:num w:numId="5" w16cid:durableId="1630014087">
    <w:abstractNumId w:val="28"/>
  </w:num>
  <w:num w:numId="6" w16cid:durableId="843668949">
    <w:abstractNumId w:val="3"/>
  </w:num>
  <w:num w:numId="7" w16cid:durableId="245649946">
    <w:abstractNumId w:val="26"/>
  </w:num>
  <w:num w:numId="8" w16cid:durableId="863445136">
    <w:abstractNumId w:val="31"/>
  </w:num>
  <w:num w:numId="9" w16cid:durableId="1044987117">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mie Ellis">
    <w15:presenceInfo w15:providerId="None" w15:userId="Jamie Elli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60F"/>
    <w:rsid w:val="00003C63"/>
    <w:rsid w:val="00054AD8"/>
    <w:rsid w:val="00056487"/>
    <w:rsid w:val="00057BC0"/>
    <w:rsid w:val="00073A00"/>
    <w:rsid w:val="000B113D"/>
    <w:rsid w:val="000F46AB"/>
    <w:rsid w:val="0015382C"/>
    <w:rsid w:val="00275681"/>
    <w:rsid w:val="002B0F7A"/>
    <w:rsid w:val="00310280"/>
    <w:rsid w:val="003169B7"/>
    <w:rsid w:val="003A41F8"/>
    <w:rsid w:val="00424A21"/>
    <w:rsid w:val="00463FC8"/>
    <w:rsid w:val="004D2251"/>
    <w:rsid w:val="00503BED"/>
    <w:rsid w:val="005623AC"/>
    <w:rsid w:val="005639A9"/>
    <w:rsid w:val="00586A5A"/>
    <w:rsid w:val="005F160F"/>
    <w:rsid w:val="0060521A"/>
    <w:rsid w:val="00656DB9"/>
    <w:rsid w:val="006A0000"/>
    <w:rsid w:val="006C6498"/>
    <w:rsid w:val="006D192C"/>
    <w:rsid w:val="006F1C0A"/>
    <w:rsid w:val="007D2E01"/>
    <w:rsid w:val="00857846"/>
    <w:rsid w:val="008F24C6"/>
    <w:rsid w:val="009067A9"/>
    <w:rsid w:val="00944E4B"/>
    <w:rsid w:val="009A65EA"/>
    <w:rsid w:val="009F199B"/>
    <w:rsid w:val="00A27771"/>
    <w:rsid w:val="00A77815"/>
    <w:rsid w:val="00A85F0A"/>
    <w:rsid w:val="00A8677E"/>
    <w:rsid w:val="00AB4625"/>
    <w:rsid w:val="00AE1079"/>
    <w:rsid w:val="00AE1586"/>
    <w:rsid w:val="00B27046"/>
    <w:rsid w:val="00B323F3"/>
    <w:rsid w:val="00B45350"/>
    <w:rsid w:val="00B5087D"/>
    <w:rsid w:val="00B51FD3"/>
    <w:rsid w:val="00B57A09"/>
    <w:rsid w:val="00BE1B96"/>
    <w:rsid w:val="00BF33A0"/>
    <w:rsid w:val="00CE7CC6"/>
    <w:rsid w:val="00CF15F6"/>
    <w:rsid w:val="00D75E53"/>
    <w:rsid w:val="00E15C2F"/>
    <w:rsid w:val="00E3758F"/>
    <w:rsid w:val="00E75B63"/>
    <w:rsid w:val="00E906EF"/>
    <w:rsid w:val="00E96C59"/>
    <w:rsid w:val="00EB25DE"/>
    <w:rsid w:val="00F040F9"/>
    <w:rsid w:val="00FA11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378B2D1"/>
  <w15:docId w15:val="{A1A37A56-A700-8144-AFE7-C23033D59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6D192C"/>
    <w:rPr>
      <w:sz w:val="16"/>
      <w:szCs w:val="16"/>
    </w:rPr>
  </w:style>
  <w:style w:type="paragraph" w:styleId="CommentText">
    <w:name w:val="annotation text"/>
    <w:basedOn w:val="Normal"/>
    <w:link w:val="CommentTextChar"/>
    <w:uiPriority w:val="99"/>
    <w:unhideWhenUsed/>
    <w:rsid w:val="006D192C"/>
    <w:pPr>
      <w:spacing w:line="240" w:lineRule="auto"/>
    </w:pPr>
    <w:rPr>
      <w:sz w:val="20"/>
      <w:szCs w:val="20"/>
    </w:rPr>
  </w:style>
  <w:style w:type="character" w:customStyle="1" w:styleId="CommentTextChar">
    <w:name w:val="Comment Text Char"/>
    <w:basedOn w:val="DefaultParagraphFont"/>
    <w:link w:val="CommentText"/>
    <w:uiPriority w:val="99"/>
    <w:rsid w:val="006D192C"/>
    <w:rPr>
      <w:sz w:val="20"/>
      <w:szCs w:val="20"/>
    </w:rPr>
  </w:style>
  <w:style w:type="paragraph" w:styleId="CommentSubject">
    <w:name w:val="annotation subject"/>
    <w:basedOn w:val="CommentText"/>
    <w:next w:val="CommentText"/>
    <w:link w:val="CommentSubjectChar"/>
    <w:uiPriority w:val="99"/>
    <w:semiHidden/>
    <w:unhideWhenUsed/>
    <w:rsid w:val="006D192C"/>
    <w:rPr>
      <w:b/>
      <w:bCs/>
    </w:rPr>
  </w:style>
  <w:style w:type="character" w:customStyle="1" w:styleId="CommentSubjectChar">
    <w:name w:val="Comment Subject Char"/>
    <w:basedOn w:val="CommentTextChar"/>
    <w:link w:val="CommentSubject"/>
    <w:uiPriority w:val="99"/>
    <w:semiHidden/>
    <w:rsid w:val="006D192C"/>
    <w:rPr>
      <w:b/>
      <w:bCs/>
      <w:sz w:val="20"/>
      <w:szCs w:val="20"/>
    </w:rPr>
  </w:style>
  <w:style w:type="paragraph" w:styleId="ListParagraph">
    <w:name w:val="List Paragraph"/>
    <w:basedOn w:val="Normal"/>
    <w:uiPriority w:val="34"/>
    <w:qFormat/>
    <w:rsid w:val="000B113D"/>
    <w:pPr>
      <w:ind w:left="720"/>
      <w:contextualSpacing/>
    </w:pPr>
  </w:style>
  <w:style w:type="paragraph" w:styleId="Revision">
    <w:name w:val="Revision"/>
    <w:hidden/>
    <w:uiPriority w:val="99"/>
    <w:semiHidden/>
    <w:rsid w:val="0060521A"/>
    <w:pPr>
      <w:spacing w:line="240" w:lineRule="auto"/>
    </w:pPr>
  </w:style>
  <w:style w:type="paragraph" w:styleId="Header">
    <w:name w:val="header"/>
    <w:basedOn w:val="Normal"/>
    <w:link w:val="HeaderChar"/>
    <w:uiPriority w:val="99"/>
    <w:unhideWhenUsed/>
    <w:rsid w:val="00A8677E"/>
    <w:pPr>
      <w:tabs>
        <w:tab w:val="center" w:pos="4680"/>
        <w:tab w:val="right" w:pos="9360"/>
      </w:tabs>
      <w:spacing w:line="240" w:lineRule="auto"/>
    </w:pPr>
  </w:style>
  <w:style w:type="character" w:customStyle="1" w:styleId="HeaderChar">
    <w:name w:val="Header Char"/>
    <w:basedOn w:val="DefaultParagraphFont"/>
    <w:link w:val="Header"/>
    <w:uiPriority w:val="99"/>
    <w:rsid w:val="00A8677E"/>
  </w:style>
  <w:style w:type="paragraph" w:styleId="Footer">
    <w:name w:val="footer"/>
    <w:basedOn w:val="Normal"/>
    <w:link w:val="FooterChar"/>
    <w:uiPriority w:val="99"/>
    <w:unhideWhenUsed/>
    <w:rsid w:val="00A8677E"/>
    <w:pPr>
      <w:tabs>
        <w:tab w:val="center" w:pos="4680"/>
        <w:tab w:val="right" w:pos="9360"/>
      </w:tabs>
      <w:spacing w:line="240" w:lineRule="auto"/>
    </w:pPr>
  </w:style>
  <w:style w:type="character" w:customStyle="1" w:styleId="FooterChar">
    <w:name w:val="Footer Char"/>
    <w:basedOn w:val="DefaultParagraphFont"/>
    <w:link w:val="Footer"/>
    <w:uiPriority w:val="99"/>
    <w:rsid w:val="00A8677E"/>
  </w:style>
  <w:style w:type="paragraph" w:customStyle="1" w:styleId="DocID">
    <w:name w:val="DocID"/>
    <w:basedOn w:val="Footer"/>
    <w:next w:val="Footer"/>
    <w:link w:val="DocIDChar"/>
    <w:rsid w:val="00CF15F6"/>
    <w:pPr>
      <w:tabs>
        <w:tab w:val="clear" w:pos="4680"/>
        <w:tab w:val="clear" w:pos="9360"/>
      </w:tabs>
    </w:pPr>
    <w:rPr>
      <w:rFonts w:eastAsia="Times New Roman"/>
      <w:sz w:val="14"/>
      <w:szCs w:val="20"/>
      <w:lang w:val="en-US" w:eastAsia="en-US"/>
    </w:rPr>
  </w:style>
  <w:style w:type="character" w:customStyle="1" w:styleId="DocIDChar">
    <w:name w:val="DocID Char"/>
    <w:basedOn w:val="DefaultParagraphFont"/>
    <w:link w:val="DocID"/>
    <w:rsid w:val="00CF15F6"/>
    <w:rPr>
      <w:rFonts w:eastAsia="Times New Roman"/>
      <w:sz w:val="14"/>
      <w:szCs w:val="20"/>
      <w:lang w:val="en-US" w:eastAsia="en-US"/>
    </w:rPr>
  </w:style>
</w:styles>
</file>

<file path=word/webSettings.xml><?xml version="1.0" encoding="utf-8"?>
<w:web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omments" Target="comments.xml"/><Relationship Id="rId10" Type="http://schemas.microsoft.com/office/2011/relationships/commentsExtended" Target="commentsExtended.xml"/><Relationship Id="rId11" Type="http://schemas.microsoft.com/office/2016/09/relationships/commentsIds" Target="commentsIds.xml"/><Relationship Id="rId12" Type="http://schemas.microsoft.com/office/2018/08/relationships/commentsExtensible" Target="commentsExtensible.xm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fontTable" Target="fontTable.xml"/><Relationship Id="rId20" Type="http://schemas.microsoft.com/office/2011/relationships/people" Target="people.xml"/><Relationship Id="rId2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L6BufIZlvZjrEMs2UHsocvZ8EBA==">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</go:docsCustomData>
</go:gDocsCustomXmlDataStorage>
</file>

<file path=customXml/itemProps1.xml><?xml version="1.0" encoding="utf-8"?>
<ds:datastoreItem xmlns:ds="http://schemas.openxmlformats.org/officeDocument/2006/customXml" ds:itemID="{80916D80-61EB-40C5-B85A-0169CD867B1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9</Pages>
  <Words>4221</Words>
  <Characters>23686</Characters>
  <Application>Microsoft Office Word</Application>
  <DocSecurity>0</DocSecurity>
  <Lines>348</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Morgan (Corran)</cp:lastModifiedBy>
  <cp:revision>5</cp:revision>
  <dcterms:created xsi:type="dcterms:W3CDTF">2025-10-21T16:32:00Z</dcterms:created>
  <dcterms:modified xsi:type="dcterms:W3CDTF">2026-02-20T20:49:00Z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_DocIDString">
    <vt:lpwstr>7310-2984-5561 v.1</vt:lpwstr>
  </property>
  <property fmtid="{D5CDD505-2E9C-101B-9397-08002B2CF9AE}" pid="3" name="CUS_DocIDChunk0">
    <vt:lpwstr>7310-2984-5561 v.1</vt:lpwstr>
  </property>
  <property fmtid="{D5CDD505-2E9C-101B-9397-08002B2CF9AE}" pid="4" name="CUS_DocIDActiveBits">
    <vt:lpwstr>118784</vt:lpwstr>
  </property>
  <property fmtid="{D5CDD505-2E9C-101B-9397-08002B2CF9AE}" pid="5" name="CUS_DocIDLocation">
    <vt:lpwstr>EVERY_PAGE</vt:lpwstr>
  </property>
  <property fmtid="{D5CDD505-2E9C-101B-9397-08002B2CF9AE}" pid="6" name="CUS_DocIDReference">
    <vt:lpwstr>everyPage</vt:lpwstr>
  </property>
  <property fmtid="{D5CDD505-2E9C-101B-9397-08002B2CF9AE}" pid="7" name="ndDocumentId">
    <vt:lpwstr>4925-1645-8612</vt:lpwstr>
  </property>
</Properties>
</file>