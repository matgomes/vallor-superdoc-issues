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 paragraph that stays.</w:t>
      </w:r>
    </w:p>
    <w:tbl>
      <w:tblPr>
        <w:tblW w:w="9000" w:type="dxa"/>
        <w:tblPrChange w:id="9101" w:author="Probe" w:date="2026-10-13T00:00:00Z">
          <w:tblPr>
            <w:tblW w:w="0" w:type="auto"/>
          </w:tblPr>
        </w:tblPrChange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Supplier</w:t>
            </w:r>
          </w:p>
        </w:tc>
        <w:tc>
          <w:tcPr>
            <w:tcW w:w="4500" w:type="dxa"/>
          </w:tcPr>
          <w:p>
            <w:del w:id="115" w:author="Jane Doe" w:date="2026-10-05T12:00:00Z">
              <w:r>
                <w:rPr>
                  <w:highlight w:val="green"/>
                </w:rPr>
                <w:delText xml:space="preserve">{{Supplier Legal Description}}</w:delText>
              </w:r>
            </w:del>
            <w:ins w:id="116" w:author="Jane Doe" w:date="2026-10-05T12:00:00Z">
              <w:r>
                <w:t xml:space="preserve">TEST </w:t>
              </w:r>
            </w:ins>
            <w:r>
              <w:rPr>
                <w:highlight w:val="green"/>
              </w:rPr>
              <w:t xml:space="preserve">TEST - Example Consulting Co.</w:t>
            </w:r>
          </w:p>
        </w:tc>
      </w:tr>
      <w:tr>
        <w:tc>
          <w:tcPr>
            <w:tcW w:w="4500" w:type="dxa"/>
          </w:tcPr>
          <w:p>
            <w:r>
              <w:t xml:space="preserve">Start Date</w:t>
            </w:r>
          </w:p>
        </w:tc>
        <w:tc>
          <w:tcPr>
            <w:tcW w:w="4500" w:type="dxa"/>
          </w:tcPr>
          <w:p>
            <w:r>
              <w:t xml:space="preserve">10 October 2026</w:t>
            </w:r>
          </w:p>
        </w:tc>
      </w:tr>
      <w:tr>
        <w:tc>
          <w:tcPr>
            <w:tcW w:w="4500" w:type="dxa"/>
            <w:cellIns w:id="9102" w:author="Probe" w:date="2026-10-13T00:00:00Z"/>
            <w:tcPrChange w:id="9103" w:author="Probe" w:date="2026-10-13T00:00:00Z">
              <w:tcPr>
                <w:tcW w:w="4000" w:type="dxa"/>
              </w:tcPr>
            </w:tcPrChange>
          </w:tcPr>
          <w:p>
            <w:r>
              <w:t xml:space="preserve">Inserted cell text</w:t>
            </w:r>
          </w:p>
        </w:tc>
        <w:tc>
          <w:tcPr>
            <w:tcW w:w="4500" w:type="dxa"/>
            <w:cellDel w:id="9104" w:author="Probe" w:date="2026-10-13T00:00:00Z"/>
          </w:tcPr>
          <w:p>
            <w:r>
              <w:t xml:space="preserve">Deleted cell text</w:t>
            </w:r>
          </w:p>
        </w:tc>
      </w:tr>
      <w:tr>
        <w:tc>
          <w:tcPr>
            <w:tcW w:w="4500" w:type="dxa"/>
            <w:vMerge w:val="restart"/>
            <w:cellMerge w:id="9105" w:author="Probe" w:date="2026-10-13T00:00:00Z" w:vMerge="rest"/>
          </w:tcPr>
          <w:p>
            <w:r>
              <w:t xml:space="preserve">Merge start cell</w:t>
            </w:r>
          </w:p>
        </w:tc>
        <w:tc>
          <w:tcPr>
            <w:tcW w:w="4500" w:type="dxa"/>
            <w:vMerge w:val="continue"/>
            <w:cellMerge w:id="9106" w:author="Probe" w:date="2026-10-13T00:00:00Z" w:vMerge="cont"/>
          </w:tcPr>
          <w:p>
            <w:r>
              <w:t xml:space="preserve">Merge continuation cell</w:t>
            </w:r>
          </w:p>
        </w:tc>
      </w:tr>
      <w:tr>
        <w:trPr>
          <w:ins w:id="9107" w:author="Probe" w:date="2026-10-13T00:00:00Z"/>
        </w:trPr>
        <w:tc>
          <w:tcPr>
            <w:tcW w:w="4500" w:type="dxa"/>
          </w:tcPr>
          <w:p>
            <w:r>
              <w:t xml:space="preserve">Inserted row cell 1</w:t>
            </w:r>
          </w:p>
        </w:tc>
        <w:tc>
          <w:tcPr>
            <w:tcW w:w="4500" w:type="dxa"/>
          </w:tcPr>
          <w:p>
            <w:r>
              <w:t xml:space="preserve">Inserted row cell 2</w:t>
            </w:r>
          </w:p>
        </w:tc>
      </w:tr>
      <w:tr>
        <w:trPr>
          <w:del w:id="9108" w:author="Probe" w:date="2026-10-13T00:00:00Z"/>
        </w:trPr>
        <w:tc>
          <w:tcPr>
            <w:tcW w:w="4500" w:type="dxa"/>
          </w:tcPr>
          <w:p>
            <w:r>
              <w:t xml:space="preserve">Deleted row cell 1</w:t>
            </w:r>
          </w:p>
        </w:tc>
        <w:tc>
          <w:tcPr>
            <w:tcW w:w="4500" w:type="dxa"/>
          </w:tcPr>
          <w:p>
            <w:r>
              <w:t xml:space="preserve">Deleted row cell 2</w:t>
            </w:r>
          </w:p>
        </w:tc>
      </w:tr>
      <w:tr>
        <w:trPr>
          <w:trHeight w:val="500" w:hRule="atLeast"/>
          <w:trPrChange w:id="9109" w:author="Probe" w:date="2026-10-13T00:00:00Z">
            <w:trPr/>
          </w:trPrChange>
        </w:trPr>
        <w:tc>
          <w:tcPr>
            <w:tcW w:w="4500" w:type="dxa"/>
          </w:tcPr>
          <w:p>
            <w:r>
              <w:t xml:space="preserve">Row property change cell 1</w:t>
            </w:r>
          </w:p>
        </w:tc>
        <w:tc>
          <w:tcPr>
            <w:tcW w:w="4500" w:type="dxa"/>
          </w:tcPr>
          <w:p>
            <w:r>
              <w:t xml:space="preserve">Row property change cell 2</w:t>
            </w:r>
          </w:p>
        </w:tc>
      </w:tr>
    </w:tbl>
    <w:p>
      <w:pPr>
        <w:jc w:val="center"/>
        <w:pPrChange w:id="9110" w:author="Probe" w:date="2026-10-13T00:00:00Z">
          <w:pPr>
            <w:jc w:val="left"/>
          </w:pPr>
        </w:pPrChange>
      </w:pPr>
      <w:r>
        <w:rPr>
          <w:b/>
          <w:rPrChange w:id="9111" w:author="Probe" w:date="2026-10-13T00:00:00Z">
            <w:rPr/>
          </w:rPrChange>
        </w:rPr>
        <w:t xml:space="preserve">Paragraph alignment and run formatting tracked change.</w:t>
      </w:r>
    </w:p>
    <w:p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