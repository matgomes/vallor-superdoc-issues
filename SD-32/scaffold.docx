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Supplier</w:t>
            </w:r>
          </w:p>
        </w:tc>
        <w:tc>
          <w:tcPr>
            <w:tcW w:w="4500" w:type="dxa"/>
          </w:tcPr>
          <w:p>
            <w:del w:id="115" w:author="Jane Doe" w:date="2026-10-05T12:00:00Z">
              <w:r>
                <w:rPr>
                  <w:highlight w:val="green"/>
                </w:rPr>
                <w:delText xml:space="preserve">{{Supplier Legal Description}}</w:delText>
              </w:r>
            </w:del>
            <w:ins w:id="116" w:author="Jane Doe" w:date="2026-10-05T12:00:00Z">
              <w:r>
                <w:t xml:space="preserve">TEST </w:t>
              </w:r>
            </w:ins>
            <w:r>
              <w:rPr>
                <w:highlight w:val="green"/>
              </w:rPr>
              <w:t xml:space="preserve">TEST - MIRA Consulting Company</w:t>
            </w:r>
          </w:p>
        </w:tc>
      </w:tr>
      <w:tr>
        <w:tc>
          <w:tcPr>
            <w:tcW w:w="4500" w:type="dxa"/>
          </w:tcPr>
          <w:p>
            <w:r>
              <w:t xml:space="preserve">Start Date</w:t>
            </w:r>
          </w:p>
        </w:tc>
        <w:tc>
          <w:tcPr>
            <w:tcW w:w="4500" w:type="dxa"/>
          </w:tcPr>
          <w:p>
            <w:r>
              <w:t xml:space="preserve">10 October 2026</w:t>
            </w:r>
          </w:p>
        </w:tc>
      </w:tr>
    </w:tbl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