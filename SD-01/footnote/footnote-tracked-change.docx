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 w14:paraId="00000001" w14:textId="77777777">
      <w:r>
        <w:t xml:space="preserve">Payment is due within</w:t>
      </w:r>
      <w:ins w:id="1" w:author="Reviewer" w:date="2026-01-01T00:00:00Z">
        <w:r>
          <w:t xml:space="preserve"> thirty</w:t>
        </w:r>
      </w:ins>
      <w:r>
        <w:t xml:space="preserve"> days</w:t>
      </w:r>
      <w:r>
        <w:rPr>
          <w:rStyle w:val="FootnoteReference"/>
        </w:rPr>
        <w:footnoteReference w:id="1"/>
      </w:r>
      <w:r>
        <w:t xml:space="preserve"> after</w:t>
      </w:r>
      <w:ins w:id="2" w:author="Reviewer" w:date="2026-01-01T00:00:00Z">
        <w:r>
          <w:t xml:space="preserve"> receipt of the</w:t>
        </w:r>
      </w:ins>
      <w:r>
        <w:t xml:space="preserve"> invoice.</w:t>
      </w:r>
    </w:p>
    <w:sectPr/>
  </w:body>
</w:document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Business days.</w:t>
      </w:r>
    </w:p>
  </w:footnote>
</w:foot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/Relationships>
</file>