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 w14:textId="77777777">
      <w:r>
        <w:t xml:space="preserve">Control: fees are payable in thirty days after delivery to the</w:t>
      </w:r>
      <w:ins w:id="1" w:author="Reviewer" w:date="2026-10-01T00:00:00Z">
        <w:r>
          <w:t xml:space="preserve"> designated</w:t>
        </w:r>
      </w:ins>
      <w:r>
        <w:t xml:space="preserve"> premises.</w:t>
      </w:r>
    </w:p>
    <w:p w14:paraId="00000002" w14:textId="77777777">
      <w:r>
        <w:t xml:space="preserve">Endnote clause: fees are payable in thirty days</w:t>
      </w:r>
      <w:r>
        <w:rPr>
          <w:rStyle w:val="EndnoteReference"/>
        </w:rPr>
        <w:endnoteReference w:id="1"/>
      </w:r>
      <w:r>
        <w:t xml:space="preserve"> after delivery to the</w:t>
      </w:r>
      <w:ins w:id="2" w:author="Reviewer" w:date="2026-10-01T00:00:00Z">
        <w:r>
          <w:t xml:space="preserve"> designated</w:t>
        </w:r>
      </w:ins>
      <w:r>
        <w:t xml:space="preserve"> premises.</w:t>
      </w:r>
    </w:p>
    <w:sectPr/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See appendix.</w:t>
      </w:r>
    </w:p>
  </w:endnote>
</w:end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endnotes" Target="endnotes.xml"/></Relationships>
</file>