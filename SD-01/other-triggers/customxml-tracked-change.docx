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 w14:textId="77777777">
      <w:r>
        <w:t xml:space="preserve">Control: offices located in Wilmington, fees are payable in thirty days after delivery to the</w:t>
      </w:r>
      <w:ins w:id="1" w:author="Reviewer" w:date="2026-10-01T00:00:00Z">
        <w:r>
          <w:t xml:space="preserve"> designated</w:t>
        </w:r>
      </w:ins>
      <w:r>
        <w:t xml:space="preserve"> premises.</w:t>
      </w:r>
    </w:p>
    <w:p w14:paraId="00000002" w14:textId="77777777">
      <w:r>
        <w:t xml:space="preserve">Flagged: offices located in </w:t>
      </w:r>
      <w:customXml w:uri="urn:vallor" w:element="partyName">
        <w:r>
          <w:t xml:space="preserve">Wilmington</w:t>
        </w:r>
      </w:customXml>
      <w:r>
        <w:t xml:space="preserve">, fees are payable in thirty days after delivery to the</w:t>
      </w:r>
      <w:ins w:id="2" w:author="Reviewer" w:date="2026-10-01T00:00:00Z">
        <w:r>
          <w:t xml:space="preserve"> designated</w:t>
        </w:r>
      </w:ins>
      <w:r>
        <w:t xml:space="preserve"> premises.</w:t>
      </w:r>
    </w:p>
    <w:sectPr/>
  </w:body>
</w:document>
</file>