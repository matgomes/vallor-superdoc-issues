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xi_6a6ccf20_footer1.xml" ContentType="application/vnd.openxmlformats-officedocument.wordprocessingml.footer+xml"/>
  <Override PartName="/word/cxi_6a6ccf20_footer2.xml" ContentType="application/vnd.openxmlformats-officedocument.wordprocessingml.footer+xml"/>
  <Override PartName="/word/cxi_6a6ccf20_footer3.xml" ContentType="application/vnd.openxmlformats-officedocument.wordprocessingml.footer+xml"/>
  <Override PartName="/word/cxi_6a6ccf20_header1.xml" ContentType="application/vnd.openxmlformats-officedocument.wordprocessingml.header+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cxi_6a6ccf20_image1.pn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0B675" w:rsidR="0041006C">
      <w:pPr>
        <w:pStyle w:val="Untertitel"/>
        <w:tabs>
          <w:tab w:val="left" w:pos="4425"/>
          <w:tab w:val="center" w:pos="5187"/>
        </w:tabs>
        <w:jc w:val="left"/>
        <w:rPr>
          <w:u w:val="none"/>
        </w:rPr>
      </w:pPr>
    </w:p>
    <w:p w14:paraId="7164ACC6" w:rsidR="0041006C">
      <w:pPr>
        <w:pStyle w:val="Untertitel"/>
        <w:tabs>
          <w:tab w:val="left" w:pos="4425"/>
          <w:tab w:val="center" w:pos="5187"/>
        </w:tabs>
        <w:rPr>
          <w:u w:val="none"/>
        </w:rPr>
      </w:pPr>
      <w:r>
        <w:rPr>
          <w:sz w:val="32"/>
          <w:szCs w:val="32"/>
          <w:u w:val="none"/>
        </w:rPr>
        <w:t xml:space="preserve">Supply of </w:t>
      </w:r>
      <w:bookmarkStart w:id="24" w:name="Fill00000001"/>
      <w:r>
        <w:rPr>
          <w:sz w:val="32"/>
          <w:szCs w:val="32"/>
          <w:u w:val="none"/>
        </w:rPr>
        <w:t>Services</w:t>
      </w:r>
      <w:bookmarkEnd w:id="24"/>
      <w:r>
        <w:rPr>
          <w:sz w:val="32"/>
          <w:szCs w:val="32"/>
          <w:u w:val="none"/>
        </w:rPr>
        <w:t xml:space="preserve"> Agreement</w:t>
      </w:r>
    </w:p>
    <w:p w14:paraId="3E4514F3" w:rsidR="0041006C">
      <w:pPr>
        <w:pStyle w:val="Untertitel"/>
        <w:tabs>
          <w:tab w:val="left" w:pos="4425"/>
          <w:tab w:val="center" w:pos="5187"/>
        </w:tabs>
        <w:jc w:val="left"/>
        <w:rPr>
          <w:i/>
          <w:u w:val="none"/>
          <w:lang w:val="en-US"/>
        </w:rPr>
      </w:pPr>
    </w:p>
    <w:p w14:paraId="7B419334" w:rsidR="006E7AD4">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s>
        <w:jc w:val="both"/>
        <w:rPr>
          <w:rFonts w:ascii="Arial" w:hAnsi="Arial" w:cs="Arial"/>
          <w:sz w:val="20"/>
          <w:szCs w:val="20"/>
        </w:rPr>
      </w:pPr>
    </w:p>
    <w:tbl>
      <w:tblPr>
        <w:tblW w:w="952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8"/>
        <w:gridCol w:w="7230"/>
      </w:tblGrid>
      <w:tr w:rsidR="006E7AD4" w:rsidRPr="006E7AD4" w14:paraId="32E1D795" w14:textId="77777777" w:rsidTr="00682A91">
        <w:tc>
          <w:tcPr>
            <w:tcW w:w="2298" w:type="dxa"/>
          </w:tcPr>
          <w:p w14:paraId="1DB9256F" w:rsidR="006E7AD4">
            <w:pPr>
              <w:widowControl w:val="0"/>
              <w:ind w:right="6"/>
              <w:jc w:val="both"/>
              <w:rPr>
                <w:rFonts w:ascii="Arial" w:hAnsi="Arial" w:cs="Arial"/>
                <w:color w:val="000000"/>
                <w:sz w:val="22"/>
                <w:szCs w:val="22"/>
                <w:lang w:val="en-AU" w:eastAsia="en-GB"/>
              </w:rPr>
            </w:pPr>
            <w:r>
              <w:rPr>
                <w:color w:val="000000"/>
                <w:rFonts w:ascii="Arial" w:hAnsi="Arial" w:cs="Arial"/>
                <w:sz w:val="22"/>
                <w:szCs w:val="22"/>
                <w:lang w:val="en-AU" w:eastAsia="en-GB"/>
              </w:rPr>
              <w:t xml:space="preserve">Agreement Number</w:t>
            </w:r>
          </w:p>
        </w:tc>
        <w:tc>
          <w:tcPr>
            <w:tcW w:w="7230" w:type="dxa"/>
          </w:tcPr>
          <w:p w14:paraId="62DDCA65" w:rsidR="006E7AD4">
            <w:pPr>
              <w:widowControl w:val="0"/>
              <w:ind w:left="34" w:right="6"/>
              <w:jc w:val="both"/>
              <w:rPr>
                <w:rFonts w:ascii="Arial" w:hAnsi="Arial" w:cs="Arial"/>
                <w:b/>
                <w:sz w:val="22"/>
                <w:szCs w:val="22"/>
                <w:lang w:val="en-AU" w:eastAsia="en-GB"/>
              </w:rPr>
            </w:pPr>
            <w:bookmarkStart w:id="25" w:name="Fill00000002"/>
            <w:r>
              <w:rPr>
                <w:b/>
                <w:rFonts w:ascii="Arial" w:hAnsi="Arial" w:cs="Arial"/>
                <w:sz w:val="22"/>
                <w:szCs w:val="22"/>
                <w:lang w:val="en-AU" w:eastAsia="en-GB"/>
              </w:rPr>
              <w:t>TBD</w:t>
            </w:r>
            <w:bookmarkEnd w:id="25"/>
          </w:p>
          <w:p w14:paraId="71AA71EF" w:rsidR="006E7AD4">
            <w:pPr>
              <w:widowControl w:val="0"/>
              <w:ind w:left="34" w:right="6"/>
              <w:jc w:val="both"/>
              <w:rPr>
                <w:rFonts w:ascii="Arial" w:hAnsi="Arial" w:cs="Arial"/>
                <w:sz w:val="22"/>
                <w:szCs w:val="22"/>
                <w:lang w:val="en-AU" w:eastAsia="en-GB"/>
              </w:rPr>
            </w:pPr>
          </w:p>
        </w:tc>
      </w:tr>
      <w:tr w:rsidR="006E7AD4" w:rsidRPr="006148E2" w14:paraId="4E0F22FB" w14:textId="77777777" w:rsidTr="00682A91">
        <w:tc>
          <w:tcPr>
            <w:tcW w:w="2298" w:type="dxa"/>
          </w:tcPr>
          <w:p w14:paraId="1D184F6A" w:rsidR="006E7AD4">
            <w:pPr>
              <w:widowControl w:val="0"/>
              <w:ind w:right="6"/>
              <w:jc w:val="both"/>
              <w:rPr>
                <w:rFonts w:ascii="Arial" w:hAnsi="Arial" w:cs="Arial"/>
                <w:color w:val="000000"/>
                <w:sz w:val="22"/>
                <w:szCs w:val="22"/>
                <w:lang w:val="en-AU" w:eastAsia="en-GB"/>
              </w:rPr>
            </w:pPr>
            <w:r>
              <w:rPr>
                <w:color w:val="000000"/>
                <w:rFonts w:ascii="Arial" w:hAnsi="Arial" w:cs="Arial"/>
                <w:sz w:val="22"/>
                <w:szCs w:val="22"/>
                <w:lang w:val="en-AU" w:eastAsia="en-GB"/>
              </w:rPr>
              <w:t>LHG</w:t>
            </w:r>
          </w:p>
        </w:tc>
        <w:tc>
          <w:tcPr>
            <w:tcW w:w="7230" w:type="dxa"/>
          </w:tcPr>
          <w:p w14:paraId="68F097AA" w:rsidR="00A81AA8">
            <w:pPr>
              <w:pStyle w:val="CMSANTableBodyText"/>
              <w:jc w:val="both"/>
              <w:rPr>
                <w:lang w:val="en-AU"/>
              </w:rPr>
            </w:pPr>
            <w:r>
              <w:rPr>
                <w:b/>
                <w:i/>
                <w:bCs/>
                <w:lang w:val="en-AU"/>
              </w:rPr>
              <w:t xml:space="preserve"> Lumen Holdings Northland Limited, a company registered in Northland under number LH-0003, whose registered office is at 1 Example Street, Exampleton, EX1 1AA</w:t>
            </w:r>
          </w:p>
        </w:tc>
      </w:tr>
      <w:tr w:rsidR="006E7AD4" w:rsidRPr="006E7AD4" w14:paraId="2E6EE047" w14:textId="77777777" w:rsidTr="00682A91">
        <w:tc>
          <w:tcPr>
            <w:tcW w:w="2298" w:type="dxa"/>
          </w:tcPr>
          <w:p w14:paraId="35BDC509" w:rsidR="006E7AD4">
            <w:pPr>
              <w:widowControl w:val="0"/>
              <w:ind w:right="6"/>
              <w:jc w:val="both"/>
              <w:rPr>
                <w:rFonts w:ascii="Arial" w:hAnsi="Arial" w:cs="Arial"/>
                <w:color w:val="000000"/>
                <w:sz w:val="22"/>
                <w:szCs w:val="22"/>
                <w:lang w:val="en-AU" w:eastAsia="en-GB"/>
              </w:rPr>
            </w:pPr>
            <w:r>
              <w:rPr>
                <w:color w:val="000000"/>
                <w:rFonts w:ascii="Arial" w:hAnsi="Arial" w:cs="Arial"/>
                <w:sz w:val="22"/>
                <w:szCs w:val="22"/>
                <w:lang w:val="en-AU" w:eastAsia="en-GB"/>
              </w:rPr>
              <w:lastRenderedPageBreak/>
            </w:r>
            <w:r>
              <w:rPr>
                <w:color w:val="000000"/>
                <w:rFonts w:ascii="Arial" w:hAnsi="Arial" w:cs="Arial"/>
                <w:sz w:val="22"/>
                <w:szCs w:val="22"/>
                <w:lang w:val="en-AU" w:eastAsia="en-GB"/>
              </w:rPr>
              <w:t>Supplier</w:t>
            </w:r>
          </w:p>
        </w:tc>
        <w:tc>
          <w:tcPr>
            <w:tcW w:w="7230" w:type="dxa"/>
          </w:tcPr>
          <w:p w14:paraId="4C3CB98B" w:rsidR="006E7AD4">
            <w:pPr>
              <w:widowControl w:val="0"/>
              <w:ind w:right="6"/>
              <w:jc w:val="both"/>
              <w:rPr>
                <w:rFonts w:ascii="Arial" w:hAnsi="Arial" w:cs="Arial"/>
                <w:b/>
                <w:sz w:val="22"/>
                <w:szCs w:val="22"/>
                <w:lang w:val="en-AU" w:eastAsia="en-GB"/>
              </w:rPr>
            </w:pPr>
            <w:bookmarkStart w:id="26" w:name="Fill00000003"/>
            <w:r>
              <w:rPr>
                <w:b/>
                <w:rFonts w:ascii="Arial" w:hAnsi="Arial" w:cs="Arial"/>
                <w:sz w:val="22"/>
                <w:szCs w:val="22"/>
                <w:lang w:val="en-AU" w:eastAsia="en-GB"/>
              </w:rPr>
              <w:t xml:space="preserve">BRIGHTPATH CONSULTING LIMITED</w:t>
            </w:r>
            <w:bookmarkEnd w:id="26"/>
            <w:r>
              <w:rPr>
                <w:b/>
                <w:rFonts w:ascii="Arial" w:hAnsi="Arial" w:cs="Arial"/>
                <w:sz w:val="22"/>
                <w:szCs w:val="22"/>
                <w:lang w:val="en-AU" w:eastAsia="en-GB"/>
              </w:rPr>
              <w:t xml:space="preserve"> in its own name and on behalf of its Affiliates</w:t>
            </w:r>
          </w:p>
        </w:tc>
      </w:tr>
      <w:tr w:rsidR="006E7AD4" w:rsidRPr="006E7AD4" w14:paraId="653CD8F1" w14:textId="77777777" w:rsidTr="00682A91">
        <w:tc>
          <w:tcPr>
            <w:tcW w:w="2298" w:type="dxa"/>
          </w:tcPr>
          <w:p w14:paraId="6E9EC38E" w:rsidR="006E7AD4">
            <w:pPr>
              <w:widowControl w:val="0"/>
              <w:ind w:right="6"/>
              <w:jc w:val="both"/>
              <w:rPr>
                <w:rFonts w:ascii="Arial" w:hAnsi="Arial" w:cs="Arial"/>
                <w:color w:val="000000"/>
                <w:sz w:val="22"/>
                <w:szCs w:val="22"/>
                <w:lang w:val="en-AU" w:eastAsia="en-GB"/>
              </w:rPr>
            </w:pPr>
            <w:r>
              <w:rPr>
                <w:color w:val="000000"/>
                <w:rFonts w:ascii="Arial" w:hAnsi="Arial" w:cs="Arial"/>
                <w:sz w:val="22"/>
                <w:szCs w:val="22"/>
                <w:lang w:val="en-AU" w:eastAsia="en-GB"/>
              </w:rPr>
              <w:t xml:space="preserve">Start Date</w:t>
            </w:r>
          </w:p>
        </w:tc>
        <w:tc>
          <w:tcPr>
            <w:tcW w:w="7230" w:type="dxa"/>
          </w:tcPr>
          <w:p w14:paraId="5BC10E87" w:rsidR="006E7AD4">
            <w:pPr>
              <w:widowControl w:val="0"/>
              <w:ind w:left="34" w:right="6"/>
              <w:jc w:val="both"/>
              <w:rPr>
                <w:rFonts w:ascii="Arial" w:hAnsi="Arial" w:cs="Arial"/>
                <w:b/>
                <w:sz w:val="22"/>
                <w:szCs w:val="22"/>
                <w:lang w:val="en-AU" w:eastAsia="en-GB"/>
              </w:rPr>
            </w:pPr>
            <w:bookmarkStart w:id="27" w:name="Fill00000004"/>
            <w:r>
              <w:rPr>
                <w:b/>
                <w:rFonts w:ascii="Arial" w:hAnsi="Arial" w:cs="Arial"/>
                <w:sz w:val="22"/>
                <w:szCs w:val="22"/>
                <w:lang w:val="en-AU" w:eastAsia="en-GB"/>
              </w:rPr>
              <w:t xml:space="preserve">1 January 2027</w:t>
            </w:r>
            <w:bookmarkEnd w:id="27"/>
          </w:p>
          <w:p w14:paraId="18573945" w:rsidR="006E7AD4">
            <w:pPr>
              <w:widowControl w:val="0"/>
              <w:ind w:left="34" w:right="6"/>
              <w:jc w:val="both"/>
              <w:rPr>
                <w:rFonts w:ascii="Arial" w:hAnsi="Arial" w:cs="Arial"/>
                <w:color w:val="000000"/>
                <w:sz w:val="22"/>
                <w:szCs w:val="22"/>
                <w:lang w:val="en-AU" w:eastAsia="en-GB"/>
              </w:rPr>
            </w:pPr>
          </w:p>
        </w:tc>
      </w:tr>
      <w:tr w:rsidR="006E7AD4" w:rsidRPr="006E7AD4" w14:paraId="3DDACE45" w14:textId="77777777" w:rsidTr="00682A91">
        <w:tc>
          <w:tcPr>
            <w:tcW w:w="2298" w:type="dxa"/>
          </w:tcPr>
          <w:p w14:paraId="6A5B7D53" w:rsidR="006E7AD4">
            <w:pPr>
              <w:widowControl w:val="0"/>
              <w:ind w:right="6"/>
              <w:jc w:val="both"/>
              <w:rPr>
                <w:rFonts w:ascii="Arial" w:hAnsi="Arial" w:cs="Arial"/>
                <w:color w:val="000000"/>
                <w:sz w:val="22"/>
                <w:szCs w:val="22"/>
                <w:lang w:val="en-AU" w:eastAsia="en-GB"/>
              </w:rPr>
            </w:pPr>
            <w:r>
              <w:rPr>
                <w:color w:val="000000"/>
                <w:rFonts w:ascii="Arial" w:hAnsi="Arial" w:cs="Arial"/>
                <w:sz w:val="22"/>
                <w:szCs w:val="22"/>
                <w:lang w:val="en-AU" w:eastAsia="en-GB"/>
              </w:rPr>
              <w:t xml:space="preserve">End Date</w:t>
            </w:r>
          </w:p>
        </w:tc>
        <w:tc>
          <w:tcPr>
            <w:tcW w:w="7230" w:type="dxa"/>
          </w:tcPr>
          <w:p w14:paraId="52E3C8F2" w:rsidR="006E7AD4">
            <w:pPr>
              <w:widowControl w:val="0"/>
              <w:ind w:left="34" w:right="6"/>
              <w:jc w:val="both"/>
              <w:rPr>
                <w:rFonts w:ascii="Arial" w:hAnsi="Arial" w:cs="Arial"/>
                <w:b/>
                <w:sz w:val="22"/>
                <w:szCs w:val="22"/>
                <w:lang w:val="en-AU" w:eastAsia="en-GB"/>
              </w:rPr>
            </w:pPr>
            <w:bookmarkStart w:id="28" w:name="Fill00000005"/>
            <w:r>
              <w:rPr>
                <w:b/>
                <w:rFonts w:ascii="Arial" w:hAnsi="Arial" w:cs="Arial"/>
                <w:sz w:val="22"/>
                <w:szCs w:val="22"/>
                <w:lang w:val="en-AU" w:eastAsia="en-GB"/>
              </w:rPr>
              <w:t xml:space="preserve">31 December 2027</w:t>
            </w:r>
            <w:bookmarkEnd w:id="28"/>
          </w:p>
          <w:p w14:paraId="07A0C60E" w:rsidR="006E7AD4">
            <w:pPr>
              <w:widowControl w:val="0"/>
              <w:ind w:left="34" w:right="6"/>
              <w:jc w:val="both"/>
              <w:rPr>
                <w:rFonts w:ascii="Arial" w:hAnsi="Arial" w:cs="Arial"/>
                <w:color w:val="000000"/>
                <w:sz w:val="22"/>
                <w:szCs w:val="22"/>
                <w:lang w:val="en-AU" w:eastAsia="en-GB"/>
              </w:rPr>
            </w:pPr>
          </w:p>
        </w:tc>
      </w:tr>
      <w:tr w:rsidR="006E7AD4" w:rsidRPr="00957ABD" w14:paraId="00CB28B7" w14:textId="77777777" w:rsidTr="00682A91">
        <w:tc>
          <w:tcPr>
            <w:tcW w:w="2298" w:type="dxa"/>
          </w:tcPr>
          <w:p w14:paraId="0E27F5FA" w:rsidR="006E7AD4">
            <w:pPr>
              <w:widowControl w:val="0"/>
              <w:ind w:right="6"/>
              <w:jc w:val="both"/>
              <w:rPr>
                <w:rFonts w:ascii="Arial" w:hAnsi="Arial" w:cs="Arial"/>
                <w:color w:val="000000"/>
                <w:sz w:val="22"/>
                <w:szCs w:val="22"/>
                <w:lang w:val="en-AU"/>
              </w:rPr>
            </w:pPr>
            <w:r>
              <w:rPr>
                <w:color w:val="000000"/>
                <w:rFonts w:ascii="Arial" w:hAnsi="Arial" w:cs="Arial"/>
                <w:sz w:val="22"/>
                <w:szCs w:val="22"/>
                <w:lang w:val="en-AU"/>
              </w:rPr>
              <w:t xml:space="preserve">Invoice Address</w:t>
            </w:r>
          </w:p>
        </w:tc>
        <w:tc>
          <w:tcPr>
            <w:tcW w:w="7230" w:type="dxa"/>
          </w:tcPr>
          <w:p w14:paraId="2E14212F" w:rsidR="006E7AD4">
            <w:pPr>
              <w:spacing w:before="120" w:after="120"/>
              <w:ind w:right="6"/>
              <w:rPr>
                <w:rFonts w:ascii="Arial" w:hAnsi="Arial" w:cs="Arial"/>
                <w:b/>
                <w:sz w:val="22"/>
                <w:szCs w:val="22"/>
                <w:lang w:val="en-AU"/>
              </w:rPr>
            </w:pPr>
            <w:r>
              <w:rPr>
                <w:b/>
                <w:rFonts w:ascii="Arial" w:hAnsi="Arial" w:cs="Arial"/>
                <w:sz w:val="22"/>
                <w:szCs w:val="22"/>
                <w:lang w:val="en-AU"/>
              </w:rPr>
              <w:t xml:space="preserve">As detailed on applicable Purchase Orders.</w:t>
            </w:r>
          </w:p>
          <w:p w14:paraId="5549C5BD" w:rsidR="006E7AD4">
            <w:pPr>
              <w:spacing w:before="120" w:after="120"/>
              <w:ind w:right="6"/>
              <w:jc w:val="both"/>
              <w:rPr>
                <w:rFonts w:ascii="Arial" w:hAnsi="Arial" w:cs="Arial"/>
                <w:sz w:val="22"/>
                <w:szCs w:val="22"/>
                <w:lang w:val="en-AU"/>
              </w:rPr>
            </w:pPr>
            <w:r>
              <w:rPr>
                <w:rFonts w:ascii="Arial" w:hAnsi="Arial" w:cs="Arial"/>
                <w:sz w:val="22"/>
                <w:szCs w:val="22"/>
                <w:lang w:val="en-AU"/>
              </w:rPr>
              <w:t xml:space="preserve">LHG will inform the Supplier of the format in which Invoices must be sent</w:t>
            </w:r>
          </w:p>
          <w:p w14:paraId="0A33D04F" w:rsidR="006E7AD4">
            <w:pPr>
              <w:spacing w:before="120" w:after="120"/>
              <w:ind w:right="6"/>
              <w:jc w:val="both"/>
              <w:rPr>
                <w:rFonts w:ascii="Arial" w:hAnsi="Arial" w:cs="Arial"/>
                <w:sz w:val="22"/>
                <w:szCs w:val="22"/>
                <w:lang w:val="en-AU"/>
              </w:rPr>
            </w:pPr>
            <w:r>
              <w:rPr>
                <w:rFonts w:ascii="Arial" w:hAnsi="Arial" w:cs="Arial"/>
                <w:sz w:val="22"/>
                <w:szCs w:val="22"/>
                <w:lang w:val="en-AU"/>
              </w:rPr>
              <w:t xml:space="preserve">Invoices must quote a PO number. If this information is missing, it may lead to a delay in payment.</w:t>
            </w:r>
          </w:p>
        </w:tc>
      </w:tr>
    </w:tbl>
    <w:p w14:paraId="0CE5A8EF" w:rsidR="006E7AD4">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s>
        <w:jc w:val="both"/>
        <w:rPr>
          <w:rFonts w:ascii="Arial" w:hAnsi="Arial" w:cs="Arial"/>
          <w:sz w:val="20"/>
          <w:szCs w:val="20"/>
        </w:rPr>
      </w:pPr>
    </w:p>
    <w:p w14:paraId="3583B951" w:rsidR="007420FA">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s>
        <w:jc w:val="both"/>
        <w:rPr>
          <w:rFonts w:ascii="Arial" w:hAnsi="Arial" w:cs="Arial"/>
          <w:sz w:val="20"/>
          <w:szCs w:val="20"/>
        </w:rPr>
      </w:pPr>
      <w:r>
        <w:rPr>
          <w:rFonts w:ascii="Arial" w:hAnsi="Arial" w:cs="Arial"/>
          <w:sz w:val="20"/>
          <w:szCs w:val="20"/>
        </w:rPr>
        <w:t xml:space="preserve">LHG and the Supplier will conduct business from the Start Date to the End Date and for any periods of extension or continued performance by the parties (the ‘Term’) in relation to the purchase and sale of the </w:t>
      </w:r>
      <w:bookmarkStart w:id="30" w:name="Fill00000007"/>
      <w:r>
        <w:rPr>
          <w:rFonts w:ascii="Arial" w:hAnsi="Arial" w:cs="Arial"/>
          <w:sz w:val="20"/>
          <w:szCs w:val="20"/>
        </w:rPr>
        <w:t>Services</w:t>
      </w:r>
      <w:bookmarkEnd w:id="30"/>
      <w:r>
        <w:rPr>
          <w:rFonts w:ascii="Arial" w:hAnsi="Arial" w:cs="Arial"/>
          <w:sz w:val="20"/>
          <w:szCs w:val="20"/>
        </w:rPr>
        <w:t xml:space="preserve"> as detailed at Schedule 1 (the “</w:t>
      </w:r>
      <w:bookmarkStart w:id="29" w:name="Fill00000006"/>
      <w:r>
        <w:rPr>
          <w:rFonts w:ascii="Arial" w:hAnsi="Arial" w:cs="Arial"/>
          <w:sz w:val="20"/>
          <w:szCs w:val="20"/>
        </w:rPr>
        <w:t>Services</w:t>
      </w:r>
      <w:bookmarkEnd w:id="29"/>
      <w:r>
        <w:rPr>
          <w:rFonts w:ascii="Arial" w:hAnsi="Arial" w:cs="Arial"/>
          <w:sz w:val="20"/>
          <w:szCs w:val="20"/>
        </w:rPr>
        <w:t xml:space="preserve">”) and in accordance with this agreement and LHG’s Conditions of Purchase which can be found at https://www.lumen.example/company/terms-of-purchase/  (the “Agreement”). </w:t>
      </w:r>
    </w:p>
    <w:p w14:paraId="19693A23" w:rsidR="00E4094D">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s>
        <w:jc w:val="both"/>
        <w:rPr>
          <w:rFonts w:ascii="Arial" w:hAnsi="Arial" w:cs="Arial"/>
          <w:sz w:val="20"/>
          <w:szCs w:val="20"/>
          <w:lang w:val="en-US"/>
        </w:rPr>
      </w:pPr>
    </w:p>
    <w:p w14:paraId="74E7FECB" w:rsidR="00326C63">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ind w:right="144"/>
        <w:jc w:val="both"/>
        <w:rPr>
          <w:rFonts w:ascii="Arial" w:hAnsi="Arial" w:cs="Arial"/>
          <w:b/>
          <w:color w:val="000000"/>
          <w:sz w:val="20"/>
          <w:szCs w:val="20"/>
        </w:rPr>
      </w:pPr>
      <w:r>
        <w:rPr>
          <w:b/>
          <w:color w:val="000000"/>
          <w:rFonts w:ascii="Arial" w:hAnsi="Arial" w:cs="Arial"/>
          <w:sz w:val="20"/>
          <w:szCs w:val="20"/>
        </w:rPr>
        <w:t>Term</w:t>
      </w:r>
    </w:p>
    <w:p w14:paraId="0326A6CA" w:rsidR="00326C6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ind w:left="567" w:right="144"/>
        <w:jc w:val="both"/>
        <w:rPr>
          <w:rFonts w:ascii="Arial" w:hAnsi="Arial" w:cs="Arial"/>
          <w:color w:val="000000"/>
          <w:sz w:val="20"/>
          <w:szCs w:val="20"/>
        </w:rPr>
      </w:pPr>
      <w:r>
        <w:rPr>
          <w:color w:val="000000"/>
          <w:rFonts w:ascii="Arial" w:hAnsi="Arial" w:cs="Arial"/>
          <w:sz w:val="20"/>
          <w:szCs w:val="20"/>
        </w:rPr>
        <w:t xml:space="preserve">This Agreement will govern the parties relationship for a period from the Start Date to the End</w:t>
      </w:r>
      <w:r>
        <w:rPr>
          <w:color w:val="000000"/>
          <w:rFonts w:ascii="Arial" w:hAnsi="Arial" w:cs="Arial"/>
          <w:sz w:val="20"/>
          <w:szCs w:val="20"/>
          <w:i/>
        </w:rPr>
        <w:t xml:space="preserve"> </w:t>
      </w:r>
      <w:r>
        <w:rPr>
          <w:color w:val="000000"/>
          <w:rFonts w:ascii="Arial" w:hAnsi="Arial" w:cs="Arial"/>
          <w:sz w:val="20"/>
          <w:szCs w:val="20"/>
        </w:rPr>
        <w:t xml:space="preserve">(the ‘Term’).  </w:t>
      </w:r>
      <w:r>
        <w:rPr>
          <w:rFonts w:ascii="Arial" w:hAnsi="Arial" w:cs="Arial"/>
          <w:sz w:val="20"/>
          <w:szCs w:val="20"/>
        </w:rPr>
        <w:t xml:space="preserve">LHG may terminate this Agreement or relevant Purchase Order with immediate effect at any time during the Term by notice in writing. LHG will not be responsible to the Supplier for any costs, loss or damage which the Supplier may suffer as a result of the termination.</w:t>
      </w:r>
      <w:r>
        <w:rPr>
          <w:color w:val="000000"/>
          <w:rFonts w:ascii="Arial" w:hAnsi="Arial" w:cs="Arial"/>
          <w:sz w:val="20"/>
          <w:szCs w:val="20"/>
        </w:rPr>
        <w:t xml:space="preserve"> </w:t>
      </w:r>
      <w:r>
        <w:rPr>
          <w:rFonts w:ascii="Arial" w:hAnsi="Arial" w:cs="Arial"/>
          <w:sz w:val="20"/>
          <w:szCs w:val="20"/>
        </w:rPr>
        <w:t xml:space="preserve">If the Supplier commits a material breach or fails to rectify a non material breach within 7 days of becoming aware of such breach, LHG may terminate this Agreement or relevant Purchase Order with immediate effect at any time during the Term by notice in writing. LHG will not be responsible to the Supplier for any costs, loss or damage which the Supplier may suffer as a result of the termination.</w:t>
      </w:r>
    </w:p>
    <w:p w14:paraId="7CD93C5D" w:rsidR="00326C63">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jc w:val="both"/>
        <w:rPr>
          <w:rFonts w:ascii="Arial" w:hAnsi="Arial" w:cs="Arial"/>
          <w:b/>
          <w:color w:val="000000"/>
          <w:sz w:val="20"/>
          <w:szCs w:val="20"/>
        </w:rPr>
      </w:pPr>
      <w:r>
        <w:rPr>
          <w:b/>
          <w:color w:val="000000"/>
          <w:rFonts w:ascii="Arial" w:hAnsi="Arial" w:cs="Arial"/>
          <w:sz w:val="20"/>
          <w:szCs w:val="20"/>
          <w:bCs/>
        </w:rPr>
        <w:t>Volume</w:t>
      </w:r>
    </w:p>
    <w:p w14:paraId="34EDC9B4" w:rsidR="00326C63">
      <w:pPr>
        <w:numPr>
          <w:ilvl w:val="1"/>
          <w:numId w:val="5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jc w:val="both"/>
        <w:rPr>
          <w:rFonts w:ascii="Arial" w:hAnsi="Arial" w:cs="Arial"/>
          <w:color w:val="000000"/>
          <w:sz w:val="20"/>
          <w:szCs w:val="20"/>
        </w:rPr>
      </w:pPr>
      <w:r>
        <w:rPr>
          <w:color w:val="000000"/>
          <w:rFonts w:ascii="Arial" w:hAnsi="Arial" w:cs="Arial"/>
          <w:sz w:val="20"/>
          <w:szCs w:val="20"/>
        </w:rPr>
        <w:t xml:space="preserve">LHG’s estimated requirement of </w:t>
      </w:r>
      <w:bookmarkStart w:id="32" w:name="Fill00000009"/>
      <w:r>
        <w:rPr>
          <w:color w:val="000000"/>
          <w:rFonts w:ascii="Arial" w:hAnsi="Arial" w:cs="Arial"/>
          <w:sz w:val="20"/>
          <w:szCs w:val="20"/>
        </w:rPr>
        <w:t>Services</w:t>
      </w:r>
      <w:bookmarkEnd w:id="32"/>
      <w:r>
        <w:rPr>
          <w:color w:val="000000"/>
          <w:rFonts w:ascii="Arial" w:hAnsi="Arial" w:cs="Arial"/>
          <w:sz w:val="20"/>
          <w:szCs w:val="20"/>
        </w:rPr>
        <w:t xml:space="preserve"> is </w:t>
      </w:r>
      <w:bookmarkStart w:id="31" w:name="Fill00000008"/>
      <w:r>
        <w:rPr>
          <w:color w:val="000000"/>
          <w:rFonts w:ascii="Arial" w:hAnsi="Arial" w:cs="Arial"/>
          <w:sz w:val="20"/>
          <w:szCs w:val="20"/>
        </w:rPr>
        <w:t xml:space="preserve">The volume of Services will be determined based on business requirements during the Term. No minimum volume is guaranteed under this Agreement.</w:t>
      </w:r>
      <w:bookmarkEnd w:id="31"/>
      <w:r>
        <w:rPr>
          <w:color w:val="000000"/>
          <w:rFonts w:ascii="Arial" w:hAnsi="Arial" w:cs="Arial"/>
          <w:sz w:val="20"/>
          <w:szCs w:val="20"/>
        </w:rPr>
        <w:t xml:space="preserve">.  </w:t>
      </w:r>
    </w:p>
    <w:p w14:paraId="215FC9FF" w:rsidR="00326C63">
      <w:pPr>
        <w:numPr>
          <w:ilvl w:val="1"/>
          <w:numId w:val="52"/>
        </w:numPr>
        <w:tabs>
          <w:tab w:val="clear" w:pos="1137"/>
          <w:tab w:val="left" w:pos="11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jc w:val="both"/>
        <w:rPr>
          <w:rFonts w:ascii="Arial" w:hAnsi="Arial" w:cs="Arial"/>
          <w:color w:val="000000"/>
          <w:sz w:val="20"/>
          <w:szCs w:val="20"/>
        </w:rPr>
      </w:pPr>
      <w:r>
        <w:rPr>
          <w:rFonts w:ascii="Arial" w:hAnsi="Arial" w:cs="Arial"/>
          <w:sz w:val="20"/>
          <w:szCs w:val="20"/>
        </w:rPr>
        <w:t xml:space="preserve">Any estimated volume requirement is based on LHG’s forecasts only and represents no obligation by LHG to purchase a certain volume of </w:t>
      </w:r>
      <w:bookmarkStart w:id="34" w:name="Fill00000011"/>
      <w:r>
        <w:rPr>
          <w:rFonts w:ascii="Arial" w:hAnsi="Arial" w:cs="Arial"/>
          <w:sz w:val="20"/>
          <w:szCs w:val="20"/>
        </w:rPr>
        <w:t>Services</w:t>
      </w:r>
      <w:bookmarkEnd w:id="34"/>
      <w:r>
        <w:rPr>
          <w:rFonts w:ascii="Arial" w:hAnsi="Arial" w:cs="Arial"/>
          <w:sz w:val="20"/>
          <w:szCs w:val="20"/>
        </w:rPr>
        <w:t xml:space="preserve"> or any particular </w:t>
      </w:r>
      <w:bookmarkStart w:id="33" w:name="Fill00000010"/>
      <w:r>
        <w:rPr>
          <w:rFonts w:ascii="Arial" w:hAnsi="Arial" w:cs="Arial"/>
          <w:sz w:val="20"/>
          <w:szCs w:val="20"/>
        </w:rPr>
        <w:t>Services</w:t>
      </w:r>
      <w:bookmarkEnd w:id="33"/>
      <w:r>
        <w:rPr>
          <w:rFonts w:ascii="Arial" w:hAnsi="Arial" w:cs="Arial"/>
          <w:sz w:val="20"/>
          <w:szCs w:val="20"/>
        </w:rPr>
        <w:t xml:space="preserve"> from the Supplier.</w:t>
      </w:r>
    </w:p>
    <w:p w14:paraId="72D4F9AD" w:rsidR="0041006C">
      <w:pPr>
        <w:numPr>
          <w:ilvl w:val="0"/>
          <w:numId w:val="2"/>
        </w:num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ind w:right="144"/>
        <w:jc w:val="both"/>
        <w:rPr>
          <w:rFonts w:ascii="Arial" w:hAnsi="Arial" w:cs="Arial"/>
          <w:b/>
          <w:bCs/>
          <w:color w:val="000000"/>
          <w:sz w:val="20"/>
        </w:rPr>
      </w:pPr>
      <w:r>
        <w:rPr>
          <w:b/>
          <w:color w:val="000000"/>
          <w:rFonts w:ascii="Arial" w:hAnsi="Arial" w:cs="Arial"/>
          <w:sz w:val="20"/>
          <w:szCs w:val="20"/>
        </w:rPr>
        <w:t xml:space="preserve">Price and Payment Terms </w:t>
      </w:r>
    </w:p>
    <w:p w14:paraId="6F7B4AF8" w:rsidR="0041006C">
      <w:pPr>
        <w:numPr>
          <w:ilvl w:val="1"/>
          <w:numId w:val="2"/>
        </w:num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ind w:right="144"/>
        <w:jc w:val="both"/>
        <w:rPr>
          <w:rFonts w:ascii="Arial" w:hAnsi="Arial" w:cs="Arial"/>
          <w:bCs/>
          <w:color w:val="000000"/>
          <w:sz w:val="20"/>
        </w:rPr>
      </w:pPr>
      <w:r>
        <w:rPr>
          <w:color w:val="000000"/>
          <w:rFonts w:ascii="Arial" w:hAnsi="Arial" w:cs="Arial"/>
          <w:sz w:val="20"/>
          <w:szCs w:val="20"/>
          <w:bCs/>
        </w:rPr>
        <w:t xml:space="preserve">The prices for the </w:t>
      </w:r>
      <w:bookmarkStart w:id="35" w:name="Fill00000012"/>
      <w:r>
        <w:rPr>
          <w:color w:val="000000"/>
          <w:rFonts w:ascii="Arial" w:hAnsi="Arial" w:cs="Arial"/>
          <w:sz w:val="20"/>
          <w:szCs w:val="20"/>
          <w:bCs/>
        </w:rPr>
        <w:t>Services</w:t>
      </w:r>
      <w:bookmarkEnd w:id="35"/>
      <w:r>
        <w:rPr>
          <w:color w:val="000000"/>
          <w:rFonts w:ascii="Arial" w:hAnsi="Arial" w:cs="Arial"/>
          <w:sz w:val="20"/>
          <w:szCs w:val="20"/>
          <w:bCs/>
        </w:rPr>
        <w:t xml:space="preserve"> are set forth in Schedule 1.</w:t>
      </w:r>
    </w:p>
    <w:p w14:paraId="31169BB4" w:rsidR="00326C63">
      <w:pPr>
        <w:widowControl w:val="0"/>
        <w:tabs>
          <w:tab w:val="left" w:pos="1170"/>
        </w:tabs>
        <w:ind w:left="1134" w:right="6"/>
        <w:rPr>
          <w:rFonts w:ascii="Arial" w:hAnsi="Arial" w:cs="Arial"/>
          <w:b/>
          <w:sz w:val="20"/>
          <w:szCs w:val="20"/>
          <w:lang w:val="en-AU"/>
        </w:rPr>
      </w:pPr>
      <w:r>
        <w:rPr>
          <w:b/>
          <w:rFonts w:ascii="Arial" w:hAnsi="Arial" w:cs="Arial"/>
          <w:sz w:val="20"/>
          <w:szCs w:val="20"/>
          <w:lang w:val="en-AU"/>
        </w:rPr>
        <w:tab/>
      </w:r>
    </w:p>
    <w:p w14:paraId="6F15A75B" w:rsidR="00326C63">
      <w:pPr>
        <w:widowControl w:val="0"/>
        <w:ind w:left="1134" w:right="6"/>
        <w:jc w:val="both"/>
        <w:rPr>
          <w:rFonts w:ascii="Arial" w:hAnsi="Arial" w:cs="Arial"/>
          <w:b/>
          <w:sz w:val="20"/>
          <w:szCs w:val="20"/>
          <w:u w:val="single"/>
          <w:lang w:val="en-AU"/>
        </w:rPr>
      </w:pPr>
      <w:r>
        <w:rPr>
          <w:b/>
          <w:rFonts w:ascii="Arial" w:hAnsi="Arial" w:cs="Arial"/>
          <w:sz w:val="20"/>
          <w:szCs w:val="20"/>
          <w:lang w:val="en-AU"/>
          <w:u w:val="single"/>
        </w:rPr>
        <w:t xml:space="preserve"> </w:t>
      </w:r>
      <w:bookmarkStart w:id="36" w:name="Fill00000013"/>
      <w:r>
        <w:rPr>
          <w:b/>
          <w:rFonts w:ascii="Arial" w:hAnsi="Arial" w:cs="Arial"/>
          <w:sz w:val="20"/>
          <w:szCs w:val="20"/>
          <w:lang w:val="en-AU"/>
          <w:u w:val="single"/>
        </w:rPr>
        <w:t>60</w:t>
      </w:r>
      <w:bookmarkEnd w:id="36"/>
      <w:r>
        <w:rPr>
          <w:b/>
          <w:rFonts w:ascii="Arial" w:hAnsi="Arial" w:cs="Arial"/>
          <w:sz w:val="20"/>
          <w:szCs w:val="20"/>
          <w:lang w:val="en-AU"/>
          <w:u w:val="single"/>
        </w:rPr>
        <w:t xml:space="preserve"> EOM+5</w:t>
      </w:r>
    </w:p>
    <w:p w14:paraId="1842BDBB" w:rsidR="00F305EA">
      <w:pPr>
        <w:ind w:left="1134"/>
        <w:rPr>
          <w:rFonts w:ascii="Arial" w:hAnsi="Arial" w:cs="Arial"/>
          <w:bCs/>
          <w:sz w:val="20"/>
          <w:szCs w:val="20"/>
        </w:rPr>
      </w:pPr>
    </w:p>
    <w:p w14:paraId="2CC24CC4" w:rsidR="00326C63">
      <w:pPr>
        <w:ind w:left="1134"/>
        <w:rPr>
          <w:rFonts w:ascii="Arial" w:hAnsi="Arial" w:cs="Arial"/>
          <w:bCs/>
          <w:sz w:val="20"/>
          <w:szCs w:val="20"/>
        </w:rPr>
      </w:pPr>
      <w:r>
        <w:rPr>
          <w:rFonts w:ascii="Arial" w:hAnsi="Arial" w:cs="Arial"/>
          <w:sz w:val="20"/>
          <w:szCs w:val="20"/>
          <w:bCs/>
        </w:rPr>
        <w:t xml:space="preserve"> LHG shall pay all correct invoices five (5) days after the end of the calendar month following </w:t>
      </w:r>
      <w:bookmarkStart w:id="37" w:name="Fill00000014"/>
      <w:r>
        <w:rPr>
          <w:rFonts w:ascii="Arial" w:hAnsi="Arial" w:cs="Arial"/>
          <w:sz w:val="20"/>
          <w:szCs w:val="20"/>
          <w:bCs/>
        </w:rPr>
        <w:t>60</w:t>
      </w:r>
      <w:bookmarkEnd w:id="37"/>
      <w:r>
        <w:rPr>
          <w:rFonts w:ascii="Arial" w:hAnsi="Arial" w:cs="Arial"/>
          <w:sz w:val="20"/>
          <w:szCs w:val="20"/>
          <w:bCs/>
        </w:rPr>
        <w:t xml:space="preserve"> days from the date of the invoice, unless the parties have agreed otherwise in writing. If the payment date is a weekend or a public holiday, payment shall be made on the next working day following the weekend or public holiday. The Supplier agrees to show VAT, where applicable, on all invoices the Supplier sends to LHG.</w:t>
      </w:r>
    </w:p>
    <w:p w14:paraId="3507C30F" w:rsidR="00326C63">
      <w:pPr>
        <w:ind w:left="1134"/>
        <w:rPr>
          <w:rFonts w:ascii="Arial" w:hAnsi="Arial" w:cs="Arial"/>
          <w:b/>
          <w:bCs/>
          <w:color w:val="1F497D"/>
          <w:sz w:val="20"/>
          <w:szCs w:val="20"/>
        </w:rPr>
      </w:pPr>
    </w:p>
    <w:p w14:paraId="0975ABC1" w:rsidR="00326C63">
      <w:pPr>
        <w:ind w:left="1134"/>
        <w:rPr>
          <w:rFonts w:ascii="Arial" w:hAnsi="Arial" w:cs="Arial"/>
          <w:b/>
          <w:sz w:val="20"/>
          <w:szCs w:val="20"/>
          <w:lang w:val="en-US"/>
        </w:rPr>
      </w:pPr>
    </w:p>
    <w:p w14:paraId="48BE1983" w:rsidR="00D822CF">
      <w:pPr>
        <w:ind w:left="1134"/>
        <w:rPr>
          <w:rFonts w:ascii="Arial" w:hAnsi="Arial" w:cs="Arial"/>
          <w:b/>
          <w:sz w:val="20"/>
          <w:szCs w:val="20"/>
        </w:rPr>
      </w:pPr>
    </w:p>
    <w:p w14:paraId="24FCA68C" w:rsidR="00326C63">
      <w:pPr>
        <w:rPr>
          <w:rFonts w:ascii="Verdana" w:hAnsi="Verdana" w:cs="Arial"/>
          <w:sz w:val="20"/>
          <w:szCs w:val="20"/>
        </w:rPr>
      </w:pPr>
    </w:p>
    <w:p w14:paraId="0B8DFC0A" w:rsidR="00326C63">
      <w:pPr>
        <w:numPr>
          <w:ilvl w:val="1"/>
          <w:numId w:val="2"/>
        </w:num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ind w:right="144"/>
        <w:jc w:val="both"/>
        <w:rPr>
          <w:rFonts w:ascii="Arial" w:hAnsi="Arial" w:cs="Arial"/>
          <w:bCs/>
          <w:color w:val="000000"/>
          <w:sz w:val="20"/>
          <w:szCs w:val="20"/>
        </w:rPr>
      </w:pPr>
      <w:r>
        <w:rPr>
          <w:color w:val="000000"/>
          <w:rFonts w:ascii="Arial" w:hAnsi="Arial" w:cs="Arial"/>
          <w:sz w:val="20"/>
          <w:szCs w:val="20"/>
          <w:snapToGrid w:val="0"/>
        </w:rPr>
        <w:t xml:space="preserve">LHG will pay </w:t>
      </w:r>
      <w:r>
        <w:rPr>
          <w:rFonts w:ascii="Arial" w:hAnsi="Arial" w:cs="Arial"/>
          <w:sz w:val="20"/>
          <w:szCs w:val="20"/>
          <w:bCs/>
        </w:rPr>
        <w:t xml:space="preserve">the Supplier</w:t>
      </w:r>
      <w:r>
        <w:rPr>
          <w:color w:val="000000"/>
          <w:rFonts w:ascii="Arial" w:hAnsi="Arial" w:cs="Arial"/>
          <w:sz w:val="20"/>
          <w:szCs w:val="20"/>
          <w:snapToGrid w:val="0"/>
        </w:rPr>
        <w:t xml:space="preserve"> by wire transfer, unless LHG agrees in writing to pay </w:t>
      </w:r>
      <w:r>
        <w:rPr>
          <w:rFonts w:ascii="Arial" w:hAnsi="Arial" w:cs="Arial"/>
          <w:sz w:val="20"/>
          <w:szCs w:val="20"/>
          <w:bCs/>
        </w:rPr>
        <w:t xml:space="preserve">the Supplier</w:t>
      </w:r>
      <w:r>
        <w:rPr>
          <w:color w:val="000000"/>
          <w:rFonts w:ascii="Arial" w:hAnsi="Arial" w:cs="Arial"/>
          <w:sz w:val="20"/>
          <w:szCs w:val="20"/>
          <w:snapToGrid w:val="0"/>
        </w:rPr>
        <w:t xml:space="preserve"> in a different way. </w:t>
      </w:r>
      <w:r>
        <w:rPr>
          <w:rFonts w:ascii="Arial" w:hAnsi="Arial" w:cs="Arial"/>
          <w:sz w:val="20"/>
          <w:szCs w:val="20"/>
          <w:bCs/>
        </w:rPr>
        <w:t xml:space="preserve">The Supplier</w:t>
      </w:r>
      <w:r>
        <w:rPr>
          <w:color w:val="000000"/>
          <w:rFonts w:ascii="Arial" w:hAnsi="Arial" w:cs="Arial"/>
          <w:sz w:val="20"/>
          <w:szCs w:val="20"/>
          <w:snapToGrid w:val="0"/>
        </w:rPr>
        <w:t xml:space="preserve"> will supply LHG with their bank account details when requested by LHG.</w:t>
      </w:r>
    </w:p>
    <w:p w14:paraId="610AC16E" w:rsidR="00D035E2">
      <w:pPr>
        <w:pStyle w:val="Body"/>
        <w:numPr>
          <w:ilvl w:val="0"/>
          <w:numId w:val="2"/>
        </w:numPr>
        <w:spacing w:after="200" w:line="240" w:lineRule="auto"/>
        <w:rPr>
          <w:rFonts w:cs="Arial"/>
          <w:b/>
        </w:rPr>
      </w:pPr>
      <w:r>
        <w:rPr>
          <w:b/>
          <w:rFonts w:cs="Arial"/>
        </w:rPr>
        <w:t>Scope</w:t>
      </w:r>
    </w:p>
    <w:p w14:paraId="74AB82D5" w:rsidR="00D035E2">
      <w:pPr>
        <w:pStyle w:val="Body"/>
        <w:numPr>
          <w:ilvl w:val="1"/>
          <w:numId w:val="2"/>
        </w:numPr>
        <w:spacing w:after="200"/>
        <w:rPr>
          <w:rFonts w:cs="Arial"/>
        </w:rPr>
      </w:pPr>
      <w:r>
        <w:rPr>
          <w:rFonts w:cs="Arial"/>
        </w:rPr>
        <w:t xml:space="preserve">Only the provisions of this Agreement and Schedule 1 – </w:t>
      </w:r>
      <w:bookmarkStart w:id="39" w:name="Fill00000016"/>
      <w:r>
        <w:rPr>
          <w:rFonts w:cs="Arial"/>
        </w:rPr>
        <w:t>Services</w:t>
      </w:r>
      <w:bookmarkEnd w:id="39"/>
      <w:r>
        <w:rPr>
          <w:rFonts w:cs="Arial"/>
        </w:rPr>
        <w:t xml:space="preserve"> and Price and LHG’s Conditions of Purchase which can be found at https://www.lumen.example/company/terms-of-purchase/ shall govern the purchase and the sale of the </w:t>
      </w:r>
      <w:bookmarkStart w:id="38" w:name="Fill00000015"/>
      <w:r>
        <w:rPr>
          <w:rFonts w:cs="Arial"/>
        </w:rPr>
        <w:t>Services</w:t>
      </w:r>
      <w:bookmarkEnd w:id="38"/>
    </w:p>
    <w:p w14:paraId="72C71877" w:rsidR="00D035E2">
      <w:pPr>
        <w:pStyle w:val="Body"/>
        <w:numPr>
          <w:ilvl w:val="1"/>
          <w:numId w:val="2"/>
        </w:numPr>
        <w:spacing w:after="200" w:line="240" w:lineRule="auto"/>
        <w:rPr>
          <w:rFonts w:cs="Arial"/>
        </w:rPr>
      </w:pPr>
      <w:r>
        <w:rPr>
          <w:rFonts w:cs="Arial"/>
          <w:bCs/>
        </w:rPr>
        <w:t xml:space="preserve">The Supplier’s general or standard sales conditions will not apply to the sale and purchase of the </w:t>
      </w:r>
      <w:bookmarkStart w:id="40" w:name="Fill00000017"/>
      <w:r>
        <w:rPr>
          <w:rFonts w:cs="Arial"/>
          <w:bCs/>
        </w:rPr>
        <w:t>Services</w:t>
      </w:r>
      <w:bookmarkEnd w:id="40"/>
    </w:p>
    <w:p w14:paraId="5B028D6E" w:rsidR="0041006C">
      <w:pPr>
        <w:numPr>
          <w:ilvl w:val="0"/>
          <w:numId w:val="2"/>
        </w:numPr>
        <w:spacing w:after="200"/>
        <w:jc w:val="both"/>
        <w:rPr>
          <w:rFonts w:ascii="Arial" w:hAnsi="Arial" w:cs="Arial"/>
          <w:b/>
          <w:sz w:val="20"/>
        </w:rPr>
      </w:pPr>
      <w:r>
        <w:rPr>
          <w:b/>
          <w:rFonts w:ascii="Arial" w:hAnsi="Arial" w:cs="Arial"/>
          <w:sz w:val="20"/>
          <w:szCs w:val="20"/>
        </w:rPr>
        <w:t>Confidentiality</w:t>
      </w:r>
    </w:p>
    <w:p w14:paraId="0BF8AD13" w:rsidR="0041006C">
      <w:pPr>
        <w:numPr>
          <w:ilvl w:val="1"/>
          <w:numId w:val="2"/>
        </w:numPr>
        <w:spacing w:after="200"/>
        <w:jc w:val="both"/>
        <w:rPr>
          <w:rFonts w:ascii="Arial" w:hAnsi="Arial" w:cs="Arial"/>
          <w:sz w:val="20"/>
        </w:rPr>
      </w:pPr>
      <w:r>
        <w:rPr>
          <w:rFonts w:ascii="Arial" w:hAnsi="Arial" w:cs="Arial"/>
          <w:sz w:val="20"/>
          <w:szCs w:val="20"/>
        </w:rPr>
        <w:t xml:space="preserve">LHG and Supplier will keep this Agreement and all documents and information relating to this Agreement as well as the discussions and negotiations related to the Agreement in strict confidence.</w:t>
      </w:r>
    </w:p>
    <w:p w14:paraId="5E146BE5" w:rsidR="0041006C">
      <w:pPr>
        <w:pStyle w:val="Body"/>
        <w:numPr>
          <w:ilvl w:val="0"/>
          <w:numId w:val="2"/>
        </w:numPr>
        <w:spacing w:after="200" w:line="240" w:lineRule="auto"/>
        <w:rPr>
          <w:rFonts w:cs="Arial"/>
          <w:b/>
        </w:rPr>
      </w:pPr>
      <w:r>
        <w:rPr>
          <w:b/>
          <w:rFonts w:cs="Arial"/>
        </w:rPr>
        <w:t xml:space="preserve">Governing Law &amp; Jurisdiction</w:t>
      </w:r>
    </w:p>
    <w:p w14:paraId="507C20A8" w:rsidR="00326C63">
      <w:pPr>
        <w:pStyle w:val="Body"/>
        <w:numPr>
          <w:ilvl w:val="1"/>
          <w:numId w:val="2"/>
        </w:numPr>
        <w:spacing w:after="200"/>
        <w:rPr>
          <w:rFonts w:cs="Arial"/>
        </w:rPr>
      </w:pPr>
      <w:r>
        <w:rPr>
          <w:rFonts w:cs="Arial"/>
        </w:rPr>
        <w:t xml:space="preserve">Any rights or obligations arising from this Agreement shall be governed by the laws of </w:t>
      </w:r>
      <w:bookmarkStart w:id="41" w:name="Fill00000018"/>
      <w:r>
        <w:rPr>
          <w:rFonts w:cs="Arial"/>
        </w:rPr>
        <w:t xml:space="preserve">Northland</w:t>
      </w:r>
      <w:bookmarkEnd w:id="41"/>
      <w:r>
        <w:rPr>
          <w:rFonts w:cs="Arial"/>
        </w:rPr>
        <w:t>.</w:t>
      </w:r>
    </w:p>
    <w:p w14:paraId="44FDBF86" w:rsidR="00326C63">
      <w:pPr>
        <w:pStyle w:val="Body"/>
        <w:numPr>
          <w:ilvl w:val="1"/>
          <w:numId w:val="2"/>
        </w:numPr>
        <w:spacing w:after="200"/>
        <w:rPr>
          <w:rFonts w:cs="Arial"/>
        </w:rPr>
      </w:pPr>
      <w:r>
        <w:rPr>
          <w:rFonts w:cs="Arial"/>
        </w:rPr>
        <w:t xml:space="preserve">Any dispute, controversy or claim between the Supplier and LHG arising out of or in connection with this Agreement shall be exclusively dealt with by the courts of </w:t>
      </w:r>
      <w:bookmarkStart w:id="42" w:name="Fill00000019"/>
      <w:r>
        <w:rPr>
          <w:rFonts w:cs="Arial"/>
        </w:rPr>
        <w:t xml:space="preserve">Northland</w:t>
      </w:r>
      <w:bookmarkEnd w:id="42"/>
      <w:r>
        <w:rPr>
          <w:rFonts w:cs="Arial"/>
        </w:rPr>
        <w:t>.</w:t>
      </w:r>
    </w:p>
    <w:p w14:paraId="145FC8AB"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40" w:lineRule="atLeast"/>
        <w:ind w:right="144"/>
        <w:rPr>
          <w:rFonts w:ascii="Arial" w:hAnsi="Arial" w:cs="Arial"/>
          <w:color w:val="000000"/>
          <w:sz w:val="20"/>
        </w:rPr>
      </w:pPr>
      <w:r>
        <w:rPr>
          <w:color w:val="000000"/>
          <w:rFonts w:ascii="Arial" w:hAnsi="Arial" w:cs="Arial"/>
          <w:sz w:val="20"/>
          <w:szCs w:val="20"/>
        </w:rPr>
        <w:t xml:space="preserve">If you agree that the terms stated herein accurately reflect the current understanding of the contractual terms between LHG and Supplier in respect to Supplier supplying </w:t>
      </w:r>
      <w:bookmarkStart w:id="43" w:name="Fill00000020"/>
      <w:r>
        <w:rPr>
          <w:color w:val="000000"/>
          <w:rFonts w:ascii="Arial" w:hAnsi="Arial" w:cs="Arial"/>
          <w:sz w:val="20"/>
          <w:szCs w:val="20"/>
        </w:rPr>
        <w:t>Services</w:t>
      </w:r>
      <w:bookmarkEnd w:id="43"/>
      <w:r>
        <w:rPr>
          <w:color w:val="000000"/>
          <w:rFonts w:ascii="Arial" w:hAnsi="Arial" w:cs="Arial"/>
          <w:sz w:val="20"/>
          <w:szCs w:val="20"/>
        </w:rPr>
        <w:t xml:space="preserve"> to LHG, then please sign and date both copies of this Agreement on the line indicated below and return one original to me and keep the other original for your files.</w:t>
      </w:r>
    </w:p>
    <w:p w14:paraId="39A20C28"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40" w:lineRule="atLeast"/>
        <w:ind w:right="144"/>
        <w:rPr>
          <w:rFonts w:ascii="Arial" w:hAnsi="Arial" w:cs="Arial"/>
          <w:color w:val="000000"/>
          <w:sz w:val="20"/>
        </w:rPr>
      </w:pPr>
      <w:r>
        <w:rPr>
          <w:color w:val="000000"/>
          <w:rFonts w:ascii="Arial" w:hAnsi="Arial" w:cs="Arial"/>
          <w:sz w:val="20"/>
          <w:szCs w:val="20"/>
        </w:rPr>
        <w:t xml:space="preserve">I look forward to our continued success on this project.</w:t>
      </w:r>
    </w:p>
    <w:p w14:paraId="18B931AD"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40" w:lineRule="atLeast"/>
        <w:ind w:right="144"/>
        <w:rPr>
          <w:rFonts w:ascii="Arial" w:hAnsi="Arial" w:cs="Arial"/>
          <w:sz w:val="20"/>
        </w:rPr>
      </w:pPr>
      <w:r>
        <w:rPr>
          <w:rFonts w:ascii="Arial" w:hAnsi="Arial" w:cs="Arial"/>
          <w:sz w:val="20"/>
          <w:szCs w:val="20"/>
        </w:rPr>
        <w:t>Schedules:</w:t>
      </w:r>
    </w:p>
    <w:p w14:paraId="13B376D8"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40" w:lineRule="atLeast"/>
        <w:ind w:right="144"/>
        <w:rPr>
          <w:rFonts w:ascii="Arial" w:hAnsi="Arial" w:cs="Arial"/>
          <w:sz w:val="20"/>
        </w:rPr>
      </w:pPr>
      <w:r>
        <w:rPr>
          <w:rFonts w:ascii="Arial" w:hAnsi="Arial" w:cs="Arial"/>
          <w:sz w:val="20"/>
          <w:szCs w:val="20"/>
        </w:rPr>
        <w:tab/>
        <w:t xml:space="preserve">Schedule 1 – </w:t>
      </w:r>
      <w:bookmarkStart w:id="44" w:name="Fill00000021"/>
      <w:r>
        <w:rPr>
          <w:rFonts w:ascii="Arial" w:hAnsi="Arial" w:cs="Arial"/>
          <w:sz w:val="20"/>
          <w:szCs w:val="20"/>
        </w:rPr>
        <w:t>Services</w:t>
      </w:r>
      <w:bookmarkEnd w:id="44"/>
      <w:r>
        <w:rPr>
          <w:rFonts w:ascii="Arial" w:hAnsi="Arial" w:cs="Arial"/>
          <w:sz w:val="20"/>
          <w:szCs w:val="20"/>
        </w:rPr>
        <w:t xml:space="preserve"> and Price </w:t>
      </w:r>
    </w:p>
    <w:p w14:paraId="7FDAFD77"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40" w:lineRule="atLeast"/>
        <w:ind w:right="144"/>
        <w:rPr>
          <w:rFonts w:ascii="Arial" w:hAnsi="Arial" w:cs="Arial"/>
          <w:sz w:val="20"/>
        </w:rPr>
      </w:pPr>
      <w:r>
        <w:rPr>
          <w:rFonts w:ascii="Arial" w:hAnsi="Arial" w:cs="Arial"/>
          <w:sz w:val="20"/>
          <w:szCs w:val="20"/>
        </w:rPr>
        <w:t xml:space="preserve">Schedule 2 – Data Processing Agreement</w:t>
      </w:r>
    </w:p>
    <w:p w14:paraId="66E2EA66"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lang w:val="en-US"/>
        </w:rPr>
      </w:pPr>
    </w:p>
    <w:tbl>
      <w:tblPr>
        <w:tblW w:w="0" w:type="auto"/>
        <w:tblCellMar>
          <w:left w:w="70" w:type="dxa"/>
          <w:right w:w="70" w:type="dxa"/>
        </w:tblCellMar>
        <w:tblLook w:val="04A0" w:firstRow="1" w:lastRow="0" w:firstColumn="1" w:lastColumn="0" w:noHBand="0" w:noVBand="1"/>
      </w:tblPr>
      <w:tblGrid>
        <w:gridCol w:w="4822"/>
        <w:gridCol w:w="4822"/>
      </w:tblGrid>
      <w:tr w:rsidR="0041006C" w14:paraId="72A2EDCC" w14:textId="77777777" w:rsidTr="00701A85">
        <w:tc>
          <w:tcPr>
            <w:tcW w:w="4822" w:type="dxa"/>
          </w:tcPr>
          <w:p w14:paraId="2A473228"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t xml:space="preserve">For and on Behalf of LHG</w:t>
            </w:r>
          </w:p>
          <w:p w14:paraId="085BFFFA"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p w14:paraId="4C77CC52"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t>Signed……………………………..</w:t>
            </w:r>
          </w:p>
          <w:p w14:paraId="2AE64FF7"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p w14:paraId="609678F7"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t>Name:……………………………..</w:t>
            </w:r>
          </w:p>
          <w:p w14:paraId="07AB8B74"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p w14:paraId="5B118DF2"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lastRenderedPageBreak/>
            </w:r>
            <w:r>
              <w:rPr>
                <w:rFonts w:ascii="Arial" w:hAnsi="Arial" w:cs="Arial"/>
                <w:sz w:val="20"/>
                <w:szCs w:val="20"/>
              </w:rPr>
              <w:t>Position:…………………………..</w:t>
            </w:r>
          </w:p>
          <w:p w14:paraId="4B7F6E94"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p w14:paraId="72C212A8"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t>Date……………………………….</w:t>
            </w:r>
          </w:p>
          <w:p w14:paraId="1A52B0A4"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tc>
        <w:tc>
          <w:tcPr>
            <w:tcW w:w="4822" w:type="dxa"/>
          </w:tcPr>
          <w:p w14:paraId="714F55EC"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lastRenderedPageBreak/>
            </w:r>
            <w:r>
              <w:rPr>
                <w:rFonts w:ascii="Arial" w:hAnsi="Arial" w:cs="Arial"/>
                <w:sz w:val="20"/>
                <w:szCs w:val="20"/>
              </w:rPr>
              <w:t xml:space="preserve">Accepted and Agreed</w:t>
            </w:r>
          </w:p>
          <w:p w14:paraId="0BA0307B"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t xml:space="preserve">For and on Behalf of Supplier</w:t>
            </w:r>
          </w:p>
          <w:p w14:paraId="1B7087F9"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p w14:paraId="471D1228"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t>Signed……………………………………..</w:t>
            </w:r>
          </w:p>
          <w:p w14:paraId="414E52EF"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p w14:paraId="74D082D2"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t>Name:………………….…………………..</w:t>
            </w:r>
          </w:p>
          <w:p w14:paraId="7E37B6FC"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p w14:paraId="3A73D5C3"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t>Position:………………..……………..…..</w:t>
            </w:r>
          </w:p>
          <w:p w14:paraId="08DC6931"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p w14:paraId="0ABC3DFE"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r>
              <w:rPr>
                <w:rFonts w:ascii="Arial" w:hAnsi="Arial" w:cs="Arial"/>
                <w:sz w:val="20"/>
                <w:szCs w:val="20"/>
              </w:rPr>
              <w:t>Date…………………………………….….</w:t>
            </w:r>
          </w:p>
        </w:tc>
      </w:tr>
      <w:tr w:rsidR="0041006C" w14:paraId="2CBE3E44" w14:textId="77777777" w:rsidTr="00701A85">
        <w:tc>
          <w:tcPr>
            <w:tcW w:w="4822" w:type="dxa"/>
          </w:tcPr>
          <w:p w14:paraId="6F89919C"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tc>
        <w:tc>
          <w:tcPr>
            <w:tcW w:w="4822" w:type="dxa"/>
          </w:tcPr>
          <w:p w14:paraId="0BA3FA19"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p>
        </w:tc>
      </w:tr>
    </w:tbl>
    <w:p w14:paraId="19677E7D"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pPr>
    </w:p>
    <w:p w14:paraId="326C3556" w:rsidR="0041006C">
      <w:pPr>
        <w:rPr>
          <w:rFonts w:ascii="Arial" w:hAnsi="Arial" w:cs="Arial"/>
          <w:b/>
          <w:sz w:val="22"/>
          <w:szCs w:val="22"/>
        </w:rPr>
      </w:pPr>
    </w:p>
    <w:p w14:paraId="7C46F95B" w:rsidR="0081625F">
      <w:pPr>
        <w:snapToGrid w:val="0"/>
        <w:ind w:left="720"/>
        <w:rPr>
          <w:rFonts w:ascii="Arial" w:hAnsi="Arial" w:cs="Arial"/>
          <w:b/>
          <w:sz w:val="22"/>
          <w:szCs w:val="22"/>
        </w:rPr>
      </w:pPr>
    </w:p>
    <w:p w14:paraId="49D92573" w:rsidR="007420FA">
      <w:pPr>
        <w:jc w:val="center"/>
        <w:rPr>
          <w:rFonts w:ascii="Arial" w:hAnsi="Arial" w:cs="Arial"/>
          <w:b/>
          <w:sz w:val="22"/>
          <w:szCs w:val="22"/>
        </w:rPr>
      </w:pPr>
    </w:p>
    <w:p w14:paraId="2A7E7D54" w:rsidR="007420FA">
      <w:pPr>
        <w:jc w:val="center"/>
        <w:rPr>
          <w:rFonts w:ascii="Arial" w:hAnsi="Arial" w:cs="Arial"/>
          <w:b/>
          <w:sz w:val="22"/>
          <w:szCs w:val="22"/>
        </w:rPr>
      </w:pPr>
    </w:p>
    <w:p w14:paraId="519ABD1B" w:rsidR="00847525">
      <w:pPr>
        <w:jc w:val="center"/>
        <w:rPr>
          <w:rFonts w:ascii="Arial" w:hAnsi="Arial" w:cs="Arial"/>
          <w:b/>
          <w:sz w:val="22"/>
          <w:szCs w:val="22"/>
        </w:rPr>
      </w:pPr>
      <w:r>
        <w:rPr>
          <w:b/>
          <w:rFonts w:ascii="Arial" w:hAnsi="Arial" w:cs="Arial"/>
          <w:sz w:val="22"/>
          <w:szCs w:val="22"/>
          <w:shd w:val="clear" w:color="auto" w:fill="FFFFFF"/>
          <w:rPrChange w:id="65021789680" w:author="Reviewer A" w:date="2026-10-13T15:32:10.780Z">
            <w:rPr>
              <w:b/>
              <w:rFonts w:ascii="Arial" w:hAnsi="Arial" w:cs="Arial"/>
              <w:sz w:val="22"/>
              <w:szCs w:val="22"/>
            </w:rPr>
          </w:rPrChange>
        </w:rPr>
        <w:t xml:space="preserve">Schedule 1</w:t>
      </w:r>
    </w:p>
    <w:p w14:paraId="38559A7D" w:rsidR="00E4094D">
      <w:pPr>
        <w:jc w:val="center"/>
        <w:rPr>
          <w:rFonts w:ascii="Arial" w:hAnsi="Arial" w:cs="Arial"/>
          <w:b/>
          <w:sz w:val="22"/>
          <w:szCs w:val="22"/>
        </w:rPr>
      </w:pPr>
    </w:p>
    <w:tbl>
      <w:tblPr>
        <w:tblStyle w:val="TableGrid"/>
        <w:tblW w:w="9000" w:type="dxa"/>
      </w:tblPr>
      <w:tblGrid>
        <w:gridCol w:w="2700"/>
        <w:gridCol w:w="6300"/>
      </w:tblGrid>
      <w:tr>
        <w:tc>
          <w:tcPr>
            <w:tcW w:w="2700" w:type="dxa"/>
          </w:tcPr>
          <w:p w14:paraId="7E37B6FD">
            <w:r>
              <w:rPr>
                <w:b/>
                <w:rFonts w:ascii="Arial" w:hAnsi="Arial" w:cs="Arial"/>
                <w:sz w:val="20"/>
                <w:szCs w:val="20"/>
                <w:shd w:val="clear" w:color="auto" w:fill="FFFFFF"/>
                <w:rPrChange w:id="65021789680" w:author="Reviewer A" w:date="2026-10-13T15:32:10.780Z">
                  <w:rPr>
                    <w:b/>
                    <w:rFonts w:ascii="Arial" w:hAnsi="Arial" w:cs="Arial"/>
                    <w:sz w:val="20"/>
                    <w:szCs w:val="20"/>
                  </w:rPr>
                </w:rPrChange>
              </w:rPr>
              <w:t>Sc</w:t>
            </w:r>
            <w:r>
              <w:rPr>
                <w:b/>
                <w:rFonts w:ascii="Arial" w:hAnsi="Arial" w:cs="Arial"/>
                <w:sz w:val="20"/>
                <w:szCs w:val="20"/>
                <w:shd w:val="clear" w:color="auto" w:fill="FFFFFF"/>
                <w:rPrChange w:id="65021789664" w:author="Reviewer A" w:date="2026-10-13T15:30:21.484Z">
                  <w:rPr>
                    <w:b/>
                    <w:rFonts w:ascii="Arial" w:hAnsi="Arial" w:cs="Arial"/>
                    <w:sz w:val="20"/>
                    <w:szCs w:val="20"/>
                  </w:rPr>
                </w:rPrChange>
              </w:rPr>
              <w:t>ope</w:t>
            </w:r>
          </w:p>
        </w:tc>
        <w:tc>
          <w:tcPr>
            <w:tcW w:w="6300" w:type="dxa"/>
          </w:tcPr>
          <w:p w14:paraId="7E37B6FE">
            <w:pPr>
              <w:jc w:val="both"/>
              <w:pPrChange w:id="4892247514" w:author="Reviewer A" w:date="2026-10-13T15:25:28.659Z">
                <w:pPr/>
              </w:pPrChange>
            </w:pPr>
            <w:bookmarkStart w:id="45" w:name="Fill00000022"/>
            <w:r>
              <w:rPr>
                <w:rFonts w:ascii="Arial" w:hAnsi="Arial" w:cs="Arial"/>
                <w:sz w:val="20"/>
                <w:szCs w:val="20"/>
                <w:shd w:val="clear" w:color="auto" w:fill="FFFFFF"/>
                <w:rPrChange w:id="65021789660" w:author="Reviewer A" w:date="2026-10-13T15:28:50.304Z">
                  <w:rPr>
                    <w:rFonts w:ascii="Arial" w:hAnsi="Arial" w:cs="Arial"/>
                    <w:sz w:val="20"/>
                    <w:szCs w:val="20"/>
                  </w:rPr>
                </w:rPrChange>
              </w:rPr>
              <w:t xml:space="preserve">Description of Goods and Services:</w:t>
              <w:br/>
            </w:r>
            <w:r>
              <w:rPr>
                <w:rFonts w:ascii="Arial" w:hAnsi="Arial" w:cs="Arial"/>
                <w:sz w:val="20"/>
                <w:szCs w:val="20"/>
                <w:shd w:val="clear" w:color="auto" w:fill="FFFFFF"/>
                <w:rPrChange w:id="65021789659" w:author="Reviewer A" w:date="2026-10-13T15:26:16.675Z">
                  <w:rPr>
                    <w:rFonts w:ascii="Arial" w:hAnsi="Arial" w:cs="Arial"/>
                    <w:sz w:val="20"/>
                    <w:szCs w:val="20"/>
                  </w:rPr>
                </w:rPrChange>
              </w:rPr>
              <w:t xml:space="preserve"> The services covered by this Agreement consist of the provision of executive coaching services, including one-to-one coaching sessions, leadership development support, professional guidance, and related advisory services designed to enhance leadership effectiveness, strategic thinking, and professional performance.</w:t>
            </w:r>
            <w:bookmarkEnd w:id="45"/>
          </w:p>
        </w:tc>
      </w:tr>
      <w:tr>
        <w:tc>
          <w:tcPr>
            <w:tcW w:w="2700" w:type="dxa"/>
          </w:tcPr>
          <w:p w14:paraId="7E37B6FF">
            <w:pPr>
              <w:jc w:val="both"/>
              <w:pPrChange w:id="9187214810" w:author="Reviewer A" w:date="2026-10-13T15:25:30.331Z">
                <w:pPr/>
              </w:pPrChange>
            </w:pPr>
            <w:r>
              <w:rPr>
                <w:b/>
                <w:rFonts w:ascii="Arial" w:hAnsi="Arial" w:cs="Arial"/>
                <w:sz w:val="20"/>
                <w:szCs w:val="20"/>
                <w:shd w:val="clear" w:color="auto" w:fill="FFFFFF"/>
                <w:rPrChange w:id="65021789659" w:author="Reviewer A" w:date="2026-10-13T15:26:16.675Z">
                  <w:rPr>
                    <w:b/>
                    <w:rFonts w:ascii="Arial" w:hAnsi="Arial" w:cs="Arial"/>
                    <w:sz w:val="20"/>
                    <w:szCs w:val="20"/>
                  </w:rPr>
                </w:rPrChange>
              </w:rPr>
              <w:t xml:space="preserve">Estimated volume</w:t>
            </w:r>
          </w:p>
        </w:tc>
        <w:tc>
          <w:tcPr>
            <w:tcW w:w="6300" w:type="dxa"/>
          </w:tcPr>
          <w:p w14:paraId="7E37B700">
            <w:pPr>
              <w:jc w:val="both"/>
              <w:pPrChange w:id="13482182106" w:author="Reviewer A" w:date="2026-10-13T15:25:32.017Z">
                <w:pPr/>
              </w:pPrChange>
            </w:pPr>
            <w:bookmarkStart w:id="46" w:name="Fill00000023"/>
            <w:r>
              <w:rPr>
                <w:rFonts w:ascii="Arial" w:hAnsi="Arial" w:cs="Arial"/>
                <w:sz w:val="20"/>
                <w:szCs w:val="20"/>
                <w:shd w:val="clear" w:color="auto" w:fill="FFFFFF"/>
                <w:rPrChange w:id="65021789659" w:author="Reviewer A" w:date="2026-10-13T15:26:16.675Z">
                  <w:rPr>
                    <w:rFonts w:ascii="Arial" w:hAnsi="Arial" w:cs="Arial"/>
                    <w:sz w:val="20"/>
                    <w:szCs w:val="20"/>
                  </w:rPr>
                </w:rPrChange>
              </w:rPr>
              <w:t xml:space="preserve">The volume of Services will be determined based on business requirements during the Term. No minimum volume is guaranteed under this Agreement.</w:t>
            </w:r>
            <w:bookmarkEnd w:id="46"/>
          </w:p>
        </w:tc>
      </w:tr>
      <w:tr>
        <w:tc>
          <w:tcPr>
            <w:tcW w:w="2700" w:type="dxa"/>
          </w:tcPr>
          <w:p w14:paraId="7E37B701">
            <w:pPr>
              <w:jc w:val="both"/>
              <w:pPrChange w:id="17777149402" w:author="Reviewer A" w:date="2026-10-13T15:25:33.959Z">
                <w:pPr/>
              </w:pPrChange>
            </w:pPr>
            <w:r>
              <w:rPr>
                <w:b/>
                <w:rFonts w:ascii="Arial" w:hAnsi="Arial" w:cs="Arial"/>
                <w:sz w:val="20"/>
                <w:szCs w:val="20"/>
                <w:shd w:val="clear" w:color="auto" w:fill="FFFFFF"/>
                <w:rPrChange w:id="65021789659" w:author="Reviewer A" w:date="2026-10-13T15:26:16.675Z">
                  <w:rPr>
                    <w:b/>
                    <w:rFonts w:ascii="Arial" w:hAnsi="Arial" w:cs="Arial"/>
                    <w:sz w:val="20"/>
                    <w:szCs w:val="20"/>
                  </w:rPr>
                </w:rPrChange>
              </w:rPr>
              <w:t xml:space="preserve">Price and currency</w:t>
            </w:r>
          </w:p>
        </w:tc>
        <w:tc>
          <w:tcPr>
            <w:tcW w:w="6300" w:type="dxa"/>
          </w:tcPr>
          <w:p w14:paraId="7E37B702">
            <w:pPr>
              <w:jc w:val="both"/>
              <w:pPrChange w:id="22072116698" w:author="Reviewer A" w:date="2026-10-13T15:25:35.893Z">
                <w:pPr/>
              </w:pPrChange>
            </w:pPr>
            <w:bookmarkStart w:id="47" w:name="Fill00000024"/>
            <w:r>
              <w:rPr>
                <w:rFonts w:ascii="Arial" w:hAnsi="Arial" w:cs="Arial"/>
                <w:sz w:val="20"/>
                <w:szCs w:val="20"/>
                <w:shd w:val="clear" w:color="auto" w:fill="FFFFFF"/>
                <w:rPrChange w:id="65021789659" w:author="Reviewer A" w:date="2026-10-13T15:26:16.675Z">
                  <w:rPr>
                    <w:rFonts w:ascii="Arial" w:hAnsi="Arial" w:cs="Arial"/>
                    <w:sz w:val="20"/>
                    <w:szCs w:val="20"/>
                  </w:rPr>
                </w:rPrChange>
              </w:rPr>
              <w:t xml:space="preserve">Contract Value: The fees shall be GBP 7,000 per month, calculated as GBP 7,000 × 12 months = GBP 84,000, resulting in a total contract value of GBP 84,000 for the full twelve (12) month contract term.  Note: 7,000 × 12 = 84,000, not 86,000.</w:t>
            </w:r>
            <w:bookmarkEnd w:id="47"/>
          </w:p>
        </w:tc>
      </w:tr>
      <w:tr>
        <w:tc>
          <w:tcPr>
            <w:tcW w:w="2700" w:type="dxa"/>
          </w:tcPr>
          <w:p w14:paraId="7E37B703">
            <w:pPr>
              <w:jc w:val="both"/>
              <w:pPrChange w:id="26367083994" w:author="Reviewer A" w:date="2026-10-13T15:25:37.921Z">
                <w:pPr/>
              </w:pPrChange>
            </w:pPr>
            <w:r>
              <w:rPr>
                <w:b/>
                <w:rFonts w:ascii="Arial" w:hAnsi="Arial" w:cs="Arial"/>
                <w:sz w:val="20"/>
                <w:szCs w:val="20"/>
                <w:shd w:val="clear" w:color="auto" w:fill="FFFFFF"/>
                <w:rPrChange w:id="65021789659" w:author="Reviewer A" w:date="2026-10-13T15:26:16.675Z">
                  <w:rPr>
                    <w:b/>
                    <w:rFonts w:ascii="Arial" w:hAnsi="Arial" w:cs="Arial"/>
                    <w:sz w:val="20"/>
                    <w:szCs w:val="20"/>
                  </w:rPr>
                </w:rPrChange>
              </w:rPr>
              <w:t xml:space="preserve">Service delivery locations</w:t>
            </w:r>
          </w:p>
        </w:tc>
        <w:tc>
          <w:tcPr>
            <w:tcW w:w="6300" w:type="dxa"/>
          </w:tcPr>
          <w:p w14:paraId="7E37B704">
            <w:pPr>
              <w:jc w:val="both"/>
              <w:pPrChange w:id="30662051290" w:author="Reviewer A" w:date="2026-10-13T15:25:39.985Z">
                <w:pPr/>
              </w:pPrChange>
            </w:pPr>
            <w:bookmarkStart w:id="48" w:name="Fill00000025"/>
            <w:r>
              <w:rPr>
                <w:rFonts w:ascii="Arial" w:hAnsi="Arial" w:cs="Arial"/>
                <w:sz w:val="20"/>
                <w:szCs w:val="20"/>
                <w:shd w:val="clear" w:color="auto" w:fill="FFFFFF"/>
                <w:rPrChange w:id="65021789659" w:author="Reviewer A" w:date="2026-10-13T15:26:16.675Z">
                  <w:rPr>
                    <w:rFonts w:ascii="Arial" w:hAnsi="Arial" w:cs="Arial"/>
                    <w:sz w:val="20"/>
                    <w:szCs w:val="20"/>
                  </w:rPr>
                </w:rPrChange>
              </w:rPr>
              <w:t xml:space="preserve">The Services shall be performed remotely and delivered through online executive coaching and training sessions, conducted via virtual communication platforms as agreed between the parties.</w:t>
            </w:r>
            <w:bookmarkEnd w:id="48"/>
          </w:p>
        </w:tc>
      </w:tr>
      <w:tr>
        <w:tc>
          <w:tcPr>
            <w:tcW w:w="2700" w:type="dxa"/>
          </w:tcPr>
          <w:p w14:paraId="7E37B705">
            <w:pPr>
              <w:jc w:val="both"/>
              <w:pPrChange w:id="34957018586" w:author="Reviewer A" w:date="2026-10-13T15:25:41.685Z">
                <w:pPr/>
              </w:pPrChange>
            </w:pPr>
            <w:r>
              <w:rPr>
                <w:b/>
                <w:rFonts w:ascii="Arial" w:hAnsi="Arial" w:cs="Arial"/>
                <w:sz w:val="20"/>
                <w:szCs w:val="20"/>
                <w:shd w:val="clear" w:color="auto" w:fill="FFFFFF"/>
                <w:rPrChange w:id="65021789659" w:author="Reviewer A" w:date="2026-10-13T15:26:16.675Z">
                  <w:rPr>
                    <w:b/>
                    <w:rFonts w:ascii="Arial" w:hAnsi="Arial" w:cs="Arial"/>
                    <w:sz w:val="20"/>
                    <w:szCs w:val="20"/>
                  </w:rPr>
                </w:rPrChange>
              </w:rPr>
              <w:t xml:space="preserve">Milestones or delivery dates</w:t>
            </w:r>
          </w:p>
        </w:tc>
        <w:tc>
          <w:tcPr>
            <w:tcW w:w="6300" w:type="dxa"/>
          </w:tcPr>
          <w:p w14:paraId="7E37B706">
            <w:pPr>
              <w:jc w:val="both"/>
              <w:rPr/>
              <w:pPrChange w:id="39251985882" w:author="Reviewer A" w:date="2026-10-13T15:25:43.303Z">
                <w:pPr/>
              </w:pPrChange>
            </w:pPr>
            <w:del xmlns:sdRewrite="urn:superdoc:tracked-rewrite:1" xmlns:sdRewriteMc="http://schemas.openxmlformats.org/markup-compatibility/2006" w:id="2099137953" w:author="Reviewer A" w:initials="RA" w:authorEmail="reviewera@lumen.example" w:date="2026-10-13T15:23:34.221Z" w:rsidDel="EA389B24" sdRewriteMc:Ignorable="sdRewrite" sdRewrite:id="tx-c5df0150-e57a-46a6-9a9b-8383d56d54cb:0">
              <w:r>
                <w:rPr>
                  <w:rFonts w:ascii="Arial" w:hAnsi="Arial" w:cs="Arial"/>
                  <w:sz w:val="20"/>
                  <w:szCs w:val="20"/>
                  <w:highlight w:val="green"/>
                </w:rPr>
                <w:delText>{{Milestones</w:delText>
              </w:r>
            </w:del>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1.</w:t>
            </w:r>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 </w:t>
            </w:r>
            <w:del xmlns:sdRewrite="urn:superdoc:tracked-rewrite:1" xmlns:sdRewriteMc="http://schemas.openxmlformats.org/markup-compatibility/2006" w:id="2099137955" w:author="Reviewer A" w:initials="RA" w:authorEmail="reviewera@lumen.example" w:date="2026-10-13T15:23:34.221Z" w:rsidDel="EA389EE5" sdRewriteMc:Ignorable="sdRewrite" sdRewrite:id="tx-c5df0150-e57a-46a6-9a9b-8383d56d54cb:0">
              <w:r>
                <w:rPr>
                  <w:rFonts w:ascii="Arial" w:hAnsi="Arial" w:cs="Arial"/>
                  <w:sz w:val="20"/>
                  <w:szCs w:val="20"/>
                  <w:highlight w:val="green"/>
                </w:rPr>
                <w:delText>Or</w:delText>
              </w:r>
            </w:del>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Mobilisation</w:t>
            </w:r>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 </w:t>
            </w:r>
            <w:del xmlns:sdRewrite="urn:superdoc:tracked-rewrite:1" xmlns:sdRewriteMc="http://schemas.openxmlformats.org/markup-compatibility/2006" w:id="2099137957" w:author="Reviewer A" w:initials="RA" w:authorEmail="reviewera@lumen.example" w:date="2026-10-13T15:23:34.221Z" w:rsidDel="EA38A2A6" sdRewriteMc:Ignorable="sdRewrite" sdRewrite:id="tx-c5df0150-e57a-46a6-9a9b-8383d56d54cb:0">
              <w:r>
                <w:rPr>
                  <w:rFonts w:ascii="Arial" w:hAnsi="Arial" w:cs="Arial"/>
                  <w:sz w:val="20"/>
                  <w:szCs w:val="20"/>
                  <w:highlight w:val="green"/>
                </w:rPr>
                <w:delText>Delivery</w:delText>
              </w:r>
            </w:del>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(by</w:t>
            </w:r>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 </w:t>
            </w:r>
            <w:del xmlns:sdRewrite="urn:superdoc:tracked-rewrite:1" xmlns:sdRewriteMc="http://schemas.openxmlformats.org/markup-compatibility/2006" w:id="2099137959" w:author="Reviewer A" w:initials="RA" w:authorEmail="reviewera@lumen.example" w:date="2026-10-13T15:23:34.221Z" w:rsidDel="EA38A667" sdRewriteMc:Ignorable="sdRewrite" sdRewrite:id="tx-c5df0150-e57a-46a6-9a9b-8383d56d54cb:0">
              <w:r>
                <w:rPr>
                  <w:rFonts w:ascii="Arial" w:hAnsi="Arial" w:cs="Arial"/>
                  <w:sz w:val="20"/>
                  <w:szCs w:val="20"/>
                  <w:highlight w:val="green"/>
                </w:rPr>
                <w:delText>Dates}}</w:delText>
              </w:r>
            </w:del>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31 January 2027):</w:t>
            </w:r>
            <w:r>
              <w:rPr>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 the Supplier assigns named coach(es), holds kick-off and chemistry sessions with each coachee, agrees written coaching objectives with each coachee and the LHG sponsor, and confirms the session schedule and virtual platform. </w:t>
            </w:r>
          </w:p>
          <w:p w14:paraId="7DF76489">
            <w:pPr>
              <w:jc w:val="both"/>
              <w:rPr/>
              <w:pPrChange w:id="43546953178" w:author="Reviewer A" w:date="2026-10-13T15:25:44.490Z">
                <w:pPr/>
              </w:pPrChange>
            </w:pPr>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2. Q1 delivery and review (by 31 March 2027):</w:t>
            </w:r>
            <w:r>
              <w:rPr>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 the agreed Q1 one-to-one sessions are delivered and the Supplier provides a short quarterly report covering sessions held, attendance and progress against objectives (excluding confidential coaching content). </w:t>
            </w:r>
          </w:p>
          <w:p w14:paraId="3AF1CC8F">
            <w:pPr>
              <w:jc w:val="both"/>
              <w:rPr/>
              <w:pPrChange w:id="47841920474" w:author="Reviewer A" w:date="2026-10-13T15:25:45.961Z">
                <w:pPr/>
              </w:pPrChange>
            </w:pPr>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3. Mid-term review (by 30 June 2027):</w:t>
            </w:r>
            <w:r>
              <w:rPr>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 LHG and the Supplier formally review progress, satisfaction and objectives, and LHG may adjust scope, number of coachees or session frequency for the remainder of the Term. </w:t>
            </w:r>
          </w:p>
          <w:p w14:paraId="4FD68312">
            <w:pPr>
              <w:jc w:val="both"/>
              <w:rPr/>
              <w:pPrChange w:id="52136887770" w:author="Reviewer A" w:date="2026-10-13T15:25:47.088Z">
                <w:pPr/>
              </w:pPrChange>
            </w:pPr>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4. Q3 delivery and review (by 30 September 2027):</w:t>
            </w:r>
            <w:r>
              <w:rPr>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 the agreed Q3 sessions are delivered and the quarterly report is provided. </w:t>
            </w:r>
          </w:p>
          <w:p w14:paraId="64BB3995">
            <w:pPr>
              <w:jc w:val="both"/>
              <w:pPrChange w:id="56431855066" w:author="Reviewer A" w:date="2026-10-13T15:25:48.323Z">
                <w:pPr/>
              </w:pPrChange>
            </w:pPr>
            <w:r>
              <w:rPr>
                <w:b/>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5. Programme close (by 15 December 2027):</w:t>
            </w:r>
            <w:r>
              <w:rPr>
                <w:rFonts w:ascii="Arial" w:hAnsi="Arial"/>
                <w:sz w:val="20"/>
                <w:szCs w:val="20"/>
                <w:shd w:val="clear" w:color="auto" w:fill="FFFFFF"/>
                <w:rPrChange w:id="2099137960" w:author="Reviewer A" w:initials="RA" w:date="2026-10-13T15:23:34.624Z">
                  <w:rPr>
                    <w:rFonts w:ascii="Arial" w:hAnsi="Arial" w:cs="Arial"/>
                    <w:sz w:val="20"/>
                    <w:szCs w:val="20"/>
                    <w:highlight w:val="green"/>
                  </w:rPr>
                </w:rPrChange>
              </w:rPr>
              <w:t xml:space="preserve"> final sessions are delivered and the Supplier provides a close-out report with outcomes against objectives, coachee feedback and recommendations, and holds an exit meeting with the LHG sponsor. The monthly fee is payable only for months in which the Services were delivered in line with the agreed schedule. If the Supplier misses a milestone, LHG may withhold the fee for that month until the milestone is met.</w:t>
            </w:r>
          </w:p>
        </w:tc>
      </w:tr>
      <w:tr>
        <w:tc>
          <w:tcPr>
            <w:tcW w:w="2700" w:type="dxa"/>
          </w:tcPr>
          <w:p w14:paraId="7E37B707">
            <w:pPr>
              <w:jc w:val="both"/>
              <w:pPrChange w:id="60726822362" w:author="Reviewer A" w:date="2026-10-13T15:25:49.900Z">
                <w:pPr/>
              </w:pPrChange>
            </w:pPr>
            <w:r>
              <w:rPr>
                <w:b/>
                <w:rFonts w:ascii="Arial" w:hAnsi="Arial" w:cs="Arial"/>
                <w:sz w:val="20"/>
                <w:szCs w:val="20"/>
                <w:shd w:val="clear" w:color="auto" w:fill="FFFFFF"/>
                <w:rPrChange w:id="65021789659" w:author="Reviewer A" w:date="2026-10-13T15:26:16.675Z">
                  <w:rPr>
                    <w:b/>
                    <w:rFonts w:ascii="Arial" w:hAnsi="Arial" w:cs="Arial"/>
                    <w:sz w:val="20"/>
                    <w:szCs w:val="20"/>
                  </w:rPr>
                </w:rPrChange>
              </w:rPr>
              <w:t xml:space="preserve">VAT treatment</w:t>
            </w:r>
          </w:p>
        </w:tc>
        <w:tc>
          <w:tcPr>
            <w:tcW w:w="6300" w:type="dxa"/>
          </w:tcPr>
          <w:p w14:paraId="7E37B708">
            <w:pPr>
              <w:jc w:val="both"/>
              <w:pPrChange w:id="65021789658" w:author="Reviewer A" w:date="2026-10-13T15:25:51.598Z">
                <w:pPr/>
              </w:pPrChange>
            </w:pPr>
            <w:bookmarkStart w:id="49" w:name="Fill00000026"/>
            <w:r>
              <w:rPr>
                <w:rFonts w:ascii="Arial" w:hAnsi="Arial" w:cs="Arial"/>
                <w:sz w:val="20"/>
                <w:szCs w:val="20"/>
                <w:shd w:val="clear" w:color="auto" w:fill="FFFFFF"/>
                <w:rPrChange w:id="65021789659" w:author="Reviewer A" w:date="2026-10-13T15:26:16.675Z">
                  <w:rPr>
                    <w:rFonts w:ascii="Arial" w:hAnsi="Arial" w:cs="Arial"/>
                    <w:sz w:val="20"/>
                    <w:szCs w:val="20"/>
                  </w:rPr>
                </w:rPrChange>
              </w:rPr>
              <w:t xml:space="preserve">Price includes VAT</w:t>
            </w:r>
            <w:bookmarkEnd w:id="49"/>
          </w:p>
        </w:tc>
      </w:tr>
    </w:tbl>
    <w:p w14:paraId="59977AAC" w:rsidR="002833D0"/>
    <w:p xmlns:ns0="http://schemas.openxmlformats.org/wordprocessingml/2006/main" w14:paraId="7FDAFD76">
      <w:pPr>
        <ns0:rPr/>
        <ns0:sectPr xmlns:r="http://schemas.openxmlformats.org/officeDocument/2006/relationships" ns0:rsidR="00E545D2" ns0:rsidRPr="00A81AA8" ns0:rsidSect="00305DE5">
          <ns0:footerReference ns0:type="default" r:id="rId13"/>
          <ns0:headerReference ns0:type="default" r:id="rId16"/>
          <ns0:pgSz ns0:w="12240" ns0:h="15840"/>
          <ns0:pgMar ns0:top="720" ns0:right="726" ns0:bottom="450" ns0:left="1140" ns0:header="720" ns0:footer="720" ns0:gutter="0"/>
          <ns0:cols ns0:space="720"/>
          <ns0:docGrid ns0:linePitch="360"/>
        </ns0:sectPr>
      </w:pPr>
    </w:p>
    <w:p w14:paraId="7FDAFD78" w:rsidR="00847525">
      <w:pPr>
        <w:jc w:val="center"/>
        <w:rPr>
          <w:rFonts w:ascii="Arial" w:hAnsi="Arial" w:cs="Arial"/>
          <w:b/>
          <w:sz w:val="22"/>
          <w:szCs w:val="22"/>
        </w:rPr>
      </w:pPr>
      <w:r>
        <w:rPr>
          <w:b/>
          <w:rFonts w:ascii="Arial" w:hAnsi="Arial" w:cs="Arial"/>
          <w:sz w:val="22"/>
          <w:szCs w:val="22"/>
          <w:shd w:val="clear" w:color="auto" w:fill="FFFFFF"/>
          <w:rPrChange w:id="65021789680" w:author="Reviewer A" w:date="2026-10-13T15:32:10.780Z">
            <w:rPr>
              <w:b/>
              <w:rFonts w:ascii="Arial" w:hAnsi="Arial" w:cs="Arial"/>
              <w:sz w:val="22"/>
              <w:szCs w:val="22"/>
            </w:rPr>
          </w:rPrChange>
        </w:rPr>
        <w:t xml:space="preserve">Schedule 2</w:t>
      </w:r>
    </w:p>
    <ns0:tbl xmlns:w14="http://schemas.microsoft.com/office/word/2010/wordml" xmlns:ns0="http://schemas.openxmlformats.org/wordprocessingml/2006/main">
      <ns0:tblPr>
        <ns0:tblStyle ns0:val="CXI_6a6ccf20_TableGrid"/>
        <ns0:tblW ns0:w="3969"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color="auto" ns0:fill="FF0000"/>
        <ns0:tblLook ns0:val="04A0" ns0:firstRow="1" ns0:lastRow="0" ns0:firstColumn="1" ns0:lastColumn="0" ns0:noHBand="0" ns0:noVBand="1"/>
      </ns0:tblPr>
      <ns0:tblGrid>
        <ns0:gridCol ns0:w="3969"/>
      </ns0:tblGrid>
      <ns0:tr ns0:rsidR="00E0549E" ns0:rsidTr="40B627C7" w14:paraId="2492D3EF" w14:textId="77777777">
        <ns0:trPr>
          <ns0:trHeight ns0:val="426"/>
        </ns0:trPr>
        <ns0:tc>
          <ns0:tcPr>
            <ns0:tcW ns0:w="3969" ns0:type="dxa"/>
            <ns0:shd ns0:val="clear" ns0:color="auto" ns0:fill="FF0000"/>
            <ns0:vAlign ns0:val="center"/>
          </ns0:tcPr>
          <w:p w14:paraId="0FD61FE8" w:rsidR="00FE50BB">
            <w:pPr>
              <w:pStyle w:val="CXI_6a6ccf20_Normal"/>
              <ns0:rPr>
                <ns0:rFonts ns0:ascii="Arial" ns0:hAnsi="Arial" ns0:cs="Arial"/>
                <ns0:b/>
                <ns0:color ns0:val="FFFFFF" ns0:themeColor="background1"/>
              </ns0:rPr>
            </w:pPr>
            <w:r>
              <w:rPr>
                <w:b/>
                <ns0:rFonts xmlns:ns0="http://schemas.openxmlformats.org/wordprocessingml/2006/main" ns0:ascii="Arial" ns0:hAnsi="Arial" ns0:cs="Arial"/>
                <ns0:color xmlns:ns0="http://schemas.openxmlformats.org/wordprocessingml/2006/main" ns0:val="FFFFFF" ns0:themeColor="background1"/>
              </w:rPr>
              <w:t xml:space="preserve">DATA PROCESSING</w:t>
            </w:r>
            <w:r>
              <w:rPr>
                <w:b/>
                <ns0:rFonts xmlns:ns0="http://schemas.openxmlformats.org/wordprocessingml/2006/main" ns0:ascii="Arial" ns0:hAnsi="Arial" ns0:cs="Arial"/>
                <ns0:color xmlns:ns0="http://schemas.openxmlformats.org/wordprocessingml/2006/main" ns0:val="FFFFFF" ns0:themeColor="background1"/>
              </w:rPr>
              <w:t xml:space="preserve"> AGREEMENT</w:t>
            </w:r>
          </w:p>
        </ns0:tc>
      </ns0:tr>
    </ns0:tbl>
    <w:p xmlns:ns0="http://schemas.openxmlformats.org/wordprocessingml/2006/main" w14:paraId="113EC2C8" w:rsidR="40B627C7">
      <w:pPr>
        <w:pStyle w:val="CXI_6a6ccf20_Normal"/>
        <ns0:rPr/>
      </w:pPr>
    </w:p>
    <ns0:tbl xmlns:w14="http://schemas.microsoft.com/office/word/2010/wordml" xmlns:ns0="http://schemas.openxmlformats.org/wordprocessingml/2006/main">
      <ns0:tblPr>
        <ns0:tblStyle ns0:val="CXI_6a6ccf20_TableGrid"/>
        <ns0:tblW ns0:w="0" ns0:type="auto"/>
        <ns0:tblInd ns0:w="-720" ns0:type="dxa"/>
        <ns0:tblLook ns0:val="04A0" ns0:firstRow="1" ns0:lastRow="0" ns0:firstColumn="1" ns0:lastColumn="0" ns0:noHBand="0" ns0:noVBand="1"/>
      </ns0:tblPr>
      <ns0:tblGrid>
        <ns0:gridCol ns0:w="3976"/>
      </ns0:tblGrid>
      <ns0:tr ns0:rsidR="00EA4495" ns0:rsidTr="00D733F7" w14:paraId="0322FDF3" w14:textId="77777777">
        <ns0:trPr>
          <ns0:trHeight ns0:val="368"/>
        </ns0:trPr>
        <ns0:tc>
          <ns0:tcPr>
            <ns0:tcW ns0:w="3976" ns0:type="dxa"/>
            <ns0:shd ns0:val="clear" ns0:color="auto" ns0:fill="000000" ns0:themeFill="text1"/>
            <ns0:vAlign ns0:val="center"/>
          </ns0:tcPr>
          <w:p w14:paraId="47FE5580" w:rsidR="00EA4495">
            <w:pPr>
              <w:pStyle w:val="CXI_6a6ccf20_Normal"/>
              <ns0:ind ns0:right="-754"/>
              <ns0:rPr>
                <ns0:rFonts ns0:ascii="Arial" ns0:hAnsi="Arial" ns0:cs="Arial"/>
                <ns0:b/>
                <ns0:bCs/>
              </ns0:rPr>
            </w:pPr>
            <w:r>
              <w:rPr>
                <w:b/>
                <ns0:rFonts xmlns:ns0="http://schemas.openxmlformats.org/wordprocessingml/2006/main" ns0:ascii="Arial" ns0:hAnsi="Arial" ns0:cs="Arial"/>
                <ns0:bCs xmlns:ns0="http://schemas.openxmlformats.org/wordprocessingml/2006/main"/>
              </w:rPr>
              <w:t xml:space="preserve">AGREEMENT SUMMARY</w:t>
            </w:r>
          </w:p>
        </ns0:tc>
      </ns0:tr>
    </ns0:tbl>
    <w:p xmlns:ns0="http://schemas.openxmlformats.org/wordprocessingml/2006/main" w14:paraId="2E6E12C0" w:rsidR="00EA4495">
      <w:pPr>
        <w:pStyle w:val="CXI_6a6ccf20_Normal"/>
        <ns0:spacing ns0:before="40" ns0:after="40" ns0:line="240" ns0:lineRule="auto"/>
        <ns0:ind ns0:right="-754"/>
        <ns0:jc ns0:val="both"/>
        <ns0:rPr>
          <ns0:rFonts ns0:ascii="Arial" ns0:hAnsi="Arial" ns0:cs="Arial"/>
          <ns0:sz ns0:val="16"/>
          <ns0:szCs ns0:val="16"/>
        </ns0:rPr>
      </w:pPr>
    </w:p>
    <ns0:tbl xmlns:w14="http://schemas.microsoft.com/office/word/2010/wordml" xmlns:r="http://schemas.openxmlformats.org/officeDocument/2006/relationships" xmlns:ns0="http://schemas.openxmlformats.org/wordprocessingml/2006/main">
      <ns0:tblPr>
        <ns0:tblStyle ns0:val="CXI_6a6ccf20_TableNormal"/>
        <ns0:tblW ns0:w="10260" ns0:type="dxa"/>
        <ns0:tblInd ns0:w="-725"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fixed"/>
        <ns0:tblLook ns0:val="01E0" ns0:firstRow="1" ns0:lastRow="1" ns0:firstColumn="1" ns0:lastColumn="1" ns0:noHBand="0" ns0:noVBand="0"/>
      </ns0:tblPr>
      <ns0:tblGrid>
        <ns0:gridCol ns0:w="2564"/>
        <ns0:gridCol ns0:w="7696"/>
      </ns0:tblGrid>
      <ns0:tr ns0:rsidRPr="00EA4495" ns0:rsidR="00D733F7" ns0:rsidTr="2A0DEF6A" w14:paraId="0BC0E742" w14:textId="77777777">
        <ns0:trPr/>
        <ns0:tc>
          <ns0:tcPr>
            <ns0:tcW ns0:w="10260" ns0:type="dxa"/>
            <ns0:gridSpan ns0:val="2"/>
            <ns0:tcMar/>
          </ns0:tcPr>
          <w:p w14:paraId="59361B44" w:rsidR="00D733F7">
            <w:pPr>
              <w:pStyle w:val="CXI_6a6ccf20_Normal"/>
              <ns0:widowControl ns0:val="0"/>
              <ns0:spacing ns0:before="40" ns0:after="40"/>
              <ns0:ind ns0:right="6"/>
              <ns0:jc ns0:val="both"/>
              <ns0:rPr>
                <ns0:rFonts ns0:ascii="Arial" ns0:hAnsi="Arial" ns0:cs="Arial"/>
                <ns0:b/>
                <ns0:color ns0:val="000000"/>
                <ns0:sz ns0:val="20"/>
                <ns0:szCs ns0:val="20"/>
              </ns0:rPr>
            </w:pPr>
            <w:r>
              <w:rPr>
                <ns0:rFonts xmlns:ns0="http://schemas.openxmlformats.org/wordprocessingml/2006/main" ns0:ascii="Arial" ns0:hAnsi="Arial" ns0:cs="Arial"/>
                <ns0:noProof xmlns:ns0="http://schemas.openxmlformats.org/wordprocessingml/2006/main"/>
                <ns0:sz xmlns:ns0="http://schemas.openxmlformats.org/wordprocessingml/2006/main" ns0:val="18"/>
                <ns0:szCs xmlns:ns0="http://schemas.openxmlformats.org/wordprocessingml/2006/main" ns0:val="18"/>
                <ns0:lang xmlns:ns0="http://schemas.openxmlformats.org/wordprocessingml/2006/main" ns0:val="en-AU"/>
              </w:rPr>
              <w:t xml:space="preserve">Data Processing Agreemen</w:t>
            </w:r>
            <w:r>
              <w:rPr>
                <ns0:rFonts xmlns:ns0="http://schemas.openxmlformats.org/wordprocessingml/2006/main" ns0:ascii="Arial" ns0:hAnsi="Arial" ns0:cs="Arial"/>
                <ns0:noProof xmlns:ns0="http://schemas.openxmlformats.org/wordprocessingml/2006/main"/>
                <ns0:sz xmlns:ns0="http://schemas.openxmlformats.org/wordprocessingml/2006/main" ns0:val="18"/>
                <ns0:szCs xmlns:ns0="http://schemas.openxmlformats.org/wordprocessingml/2006/main" ns0:val="18"/>
                <ns0:lang xmlns:ns0="http://schemas.openxmlformats.org/wordprocessingml/2006/main" ns0:val="en-AU"/>
              </w:rPr>
              <w:t>t</w:t>
            </w:r>
            <w:r>
              <w:rPr>
                <ns0:rFonts xmlns:ns0="http://schemas.openxmlformats.org/wordprocessingml/2006/main" ns0:ascii="Arial" ns0:hAnsi="Arial" ns0:cs="Arial"/>
                <ns0:noProof xmlns:ns0="http://schemas.openxmlformats.org/wordprocessingml/2006/main"/>
                <ns0:sz xmlns:ns0="http://schemas.openxmlformats.org/wordprocessingml/2006/main" ns0:val="18"/>
                <ns0:szCs xmlns:ns0="http://schemas.openxmlformats.org/wordprocessingml/2006/main" ns0:val="18"/>
                <ns0:lang xmlns:ns0="http://schemas.openxmlformats.org/wordprocessingml/2006/main" ns0:val="en-AU"/>
              </w:rPr>
              <w:t xml:space="preserve"> </w:t>
            </w:r>
          </w:p>
        </ns0:tc>
      </ns0:tr>
      <ns0:tr ns0:rsidRPr="00EA4495" ns0:rsidR="00D733F7" ns0:rsidTr="2A0DEF6A" w14:paraId="541F2F31" w14:textId="77777777">
        <ns0:trPr/>
        <ns0:tc>
          <ns0:tcPr>
            <ns0:tcW ns0:w="2564" ns0:type="dxa"/>
            <ns0:shd ns0:val="clear" ns0:color="auto" ns0:fill="D9D9D9" ns0:themeFill="background1" ns0:themeFillShade="D9"/>
            <ns0:tcMar/>
            <ns0:vAlign ns0:val="center"/>
          </ns0:tcPr>
          <w:p w14:paraId="45302F70" w:rsidR="00D733F7">
            <w:pPr>
              <w:pStyle w:val="CXI_6a6ccf20_Normal"/>
              <ns0:widowControl ns0:val="0"/>
              <ns0:spacing ns0:before="40" ns0:after="40"/>
              <ns0:ind ns0:right="6"/>
              <ns0:rPr>
                <ns0:rFonts ns0:ascii="Arial" ns0:hAnsi="Arial" ns0:cs="Arial"/>
                <ns0:b/>
                <ns0:color ns0:val="000000"/>
                <ns0:sz ns0:val="20"/>
                <ns0:szCs ns0:val="20"/>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w:t>
            </w: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u xmlns:ns0="http://schemas.openxmlformats.org/wordprocessingml/2006/main" ns0:val="single"/>
                <ns0:lang xmlns:ns0="http://schemas.openxmlformats.org/wordprocessingml/2006/main" ns0:val="en-AU"/>
              </w:rPr>
              <w:t>LHG</w:t>
            </w: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w:t>
            </w: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 Data Exporter</w:t>
            </w:r>
          </w:p>
        </ns0:tc>
        <ns0:tc>
          <ns0:tcPr>
            <ns0:tcW ns0:w="7696" ns0:type="dxa"/>
            <ns0:tcMar/>
            <ns0:vAlign ns0:val="center"/>
          </ns0:tcPr>
          <w:p w14:paraId="03FD99C5" w:rsidR="001353BF">
            <w:pPr>
              <w:pStyle w:val="CXI_6a6ccf20_Normal"/>
              <ns0:spacing ns0:before="120" ns0:after="120" ns0:line="300" ns0:lineRule="atLeast"/>
              <ns0:jc ns0:val="both"/>
              <ns0:rPr>
                <ns0:rFonts ns0:ascii="Arial" ns0:hAnsi="Arial" ns0:eastAsia="Times New Roman" ns0:cs="Times New Roman"/>
                <ns0:color ns0:val="000000"/>
              </ns0:rPr>
            </w:pPr>
            <ns0:bookmarkStart ns0:id="50" ns0:name="CXI_6a6ccf20_FillChoice00000001"/>
            <w:r>
              <w:rPr>
                <w:b/>
                <ns0:rFonts xmlns:ns0="http://schemas.openxmlformats.org/wordprocessingml/2006/main" ns0:ascii="Arial" ns0:hAnsi="Arial" ns0:eastAsia="Times New Roman" ns0:cs="Times New Roman"/>
                <w:i/>
                <ns0:bCs xmlns:ns0="http://schemas.openxmlformats.org/wordprocessingml/2006/main"/>
                <ns0:iCs xmlns:ns0="http://schemas.openxmlformats.org/wordprocessingml/2006/main"/>
                <ns0:color xmlns:ns0="http://schemas.openxmlformats.org/wordprocessingml/2006/main" ns0:val="000000"/>
                <ns0:lang xmlns:ns0="http://schemas.openxmlformats.org/wordprocessingml/2006/main" ns0:val="en-AU"/>
                <ns0:highlight xmlns:ns0="http://schemas.openxmlformats.org/wordprocessingml/2006/main" ns0:val="yellow"/>
              </w:rPr>
              <w:t xml:space="preserve"> Lumen Group Services Limited, 1 Example Street, Exampleton, Northland, EX1 1AA, company number LH-0001</w:t>
            </w:r>
            <ns0:bookmarkEnd ns0:id="50"/>
          </w:p>
          <w:p w14:paraId="3300BC36" w:rsidR="001353BF">
            <w:pPr>
              <w:pStyle w:val="CXI_6a6ccf20_Normal"/>
              <ns0:spacing ns0:before="120" ns0:after="120" ns0:line="300" ns0:lineRule="atLeast"/>
              <ns0:jc ns0:val="both"/>
              <ns0:rPr>
                <ns0:rFonts ns0:ascii="Arial" ns0:hAnsi="Arial" ns0:eastAsia="Times New Roman" ns0:cs="Times New Roman"/>
                <ns0:color ns0:val="000000"/>
                <ns0:lang ns0:val="en-AU"/>
              </ns0:rPr>
            </w:pPr>
            <ns0:bookmarkStart ns0:id="51" ns0:name="CXI_6a6ccf20_FillChoice00000002"/>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lang xmlns:ns0="http://schemas.openxmlformats.org/wordprocessingml/2006/main" ns0:val="en-AU"/>
                <ns0:highlight xmlns:ns0="http://schemas.openxmlformats.org/wordprocessingml/2006/main" ns0:val="yellow"/>
              </w:rPr>
              <w:t xml:space="preserve"> Lumen Holdings Arden Ltd, company number LH-0002, of 100 Harbour Lane, Ardenport AR1 1AA, Arden</w:t>
            </w:r>
            <ns0:proofErr ns0:type="spellStart"/>
            <ns0:proofErr ns0:type="spellEnd"/>
            <ns0:proofErr ns0:type="gramStart"/>
            <ns0:proofErr ns0:type="gramEnd"/>
            <ns0:bookmarkEnd ns0:id="51"/>
          </w:p>
          <w:p w14:paraId="3E412C73" w:rsidR="001353BF">
            <w:pPr>
              <w:pStyle w:val="CXI_6a6ccf20_Normal"/>
              <ns0:spacing ns0:before="120" ns0:after="120" ns0:line="300" ns0:lineRule="atLeast"/>
              <ns0:jc ns0:val="both"/>
              <ns0:rPr>
                <ns0:rFonts ns0:ascii="Arial" ns0:hAnsi="Arial" ns0:eastAsia="Times New Roman" ns0:cs="Times New Roman"/>
                <ns0:color ns0:val="000000"/>
                <ns0:lang ns0:val="en-AU"/>
              </ns0:rPr>
            </w:pPr>
            <ns0:bookmarkStart ns0:id="52" ns0:name="CXI_6a6ccf20_FillChoice00000003"/>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lang xmlns:ns0="http://schemas.openxmlformats.org/wordprocessingml/2006/main" ns0:val="en-AU"/>
                <ns0:highlight xmlns:ns0="http://schemas.openxmlformats.org/wordprocessingml/2006/main" ns0:val="yellow"/>
              </w:rPr>
              <w:t xml:space="preserve"> Lumen Holdings Northland Limited, a company registered in Northland under number LH-0003, whose registered office is at 1 Example Street, Exampleton, EX1 1AA</w:t>
            </w:r>
            <ns0:proofErr ns0:type="spellStart"/>
            <ns0:proofErr ns0:type="spellEnd"/>
            <ns0:bookmarkEnd ns0:id="52"/>
          </w:p>
          <w:p w14:paraId="65530088" w:rsidR="001353BF">
            <w:pPr>
              <w:pStyle w:val="CXI_6a6ccf20_Normal"/>
              <ns0:spacing ns0:before="120" ns0:after="120" ns0:line="300" ns0:lineRule="atLeast"/>
              <ns0:jc ns0:val="both"/>
              <ns0:rPr>
                <ns0:rFonts ns0:ascii="Arial" ns0:hAnsi="Arial" ns0:eastAsia="Times New Roman" ns0:cs="Times New Roman"/>
                <ns0:color ns0:val="000000"/>
                <ns0:lang ns0:val="en-AU"/>
              </ns0:rPr>
            </w:pPr>
            <ns0:bookmarkStart ns0:id="53" ns0:name="CXI_6a6ccf20_FillChoice00000004"/>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lang xmlns:ns0="http://schemas.openxmlformats.org/wordprocessingml/2006/main" ns0:val="en-AU"/>
                <ns0:highlight xmlns:ns0="http://schemas.openxmlformats.org/wordprocessingml/2006/main" ns0:val="yellow"/>
              </w:rPr>
              <w:t xml:space="preserve"> Lumen Holdings Brevland Ltd, company number LH-0004, of 25 Canal Road, Brevhaven BR3 0AV, Brevland</w:t>
            </w:r>
            <ns0:proofErr ns0:type="spellStart"/>
            <ns0:proofErr ns0:type="spellEnd"/>
            <ns0:proofErr ns0:type="spellStart"/>
            <ns0:proofErr ns0:type="spellEnd"/>
            <ns0:bookmarkEnd ns0:id="53"/>
          </w:p>
          <w:p w14:paraId="3C48498F" w:rsidR="001353BF">
            <w:pPr>
              <w:pStyle w:val="CXI_6a6ccf20_Normal"/>
              <ns0:spacing ns0:before="120" ns0:after="120" ns0:line="300" ns0:lineRule="atLeast"/>
              <ns0:jc ns0:val="both"/>
              <ns0:rPr>
                <ns0:rFonts ns0:ascii="Arial" ns0:hAnsi="Arial" ns0:eastAsia="Times New Roman" ns0:cs="Times New Roman"/>
                <ns0:color ns0:val="000000"/>
                <ns0:lang ns0:val="en-AU"/>
              </ns0:rPr>
            </w:pPr>
            <ns0:bookmarkStart ns0:id="54" ns0:name="CXI_6a6ccf20_FillChoice00000005"/>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lang xmlns:ns0="http://schemas.openxmlformats.org/wordprocessingml/2006/main" ns0:val="en-AU"/>
                <ns0:highlight xmlns:ns0="http://schemas.openxmlformats.org/wordprocessingml/2006/main" ns0:val="yellow"/>
              </w:rPr>
              <w:t xml:space="preserve"> Lumen Holdings Calvoria Ltd, company number LH-0005, of 9 Hill Road, Calvport CA9 2AA, Calvoria</w:t>
            </w:r>
            <ns0:proofErr ns0:type="spellStart"/>
            <ns0:proofErr ns0:type="spellEnd"/>
            <ns0:proofErr ns0:type="spellStart"/>
            <ns0:proofErr ns0:type="spellEnd"/>
            <ns0:bookmarkEnd ns0:id="54"/>
          </w:p>
          <w:p w14:paraId="3C3AB8DC" w:rsidR="001353BF">
            <w:pPr>
              <w:pStyle w:val="CXI_6a6ccf20_Normal"/>
              <ns0:spacing ns0:before="120" ns0:after="120" ns0:line="300" ns0:lineRule="atLeast"/>
              <ns0:jc ns0:val="both"/>
              <ns0:rPr>
                <ns0:rFonts ns0:ascii="Arial" ns0:hAnsi="Arial" ns0:eastAsia="Calibri" ns0:cs="Times New Roman"/>
                <ns0:color ns0:val="000000"/>
                <ns0:spacing ns0:val="-2"/>
                <ns0:lang ns0:val="en-AU"/>
              </ns0:rPr>
            </w:pPr>
            <ns0:bookmarkStart ns0:id="55" ns0:name="CXI_6a6ccf20_FillChoice00000006"/>
            <w:r>
              <w:rPr>
                <w:b/>
                <ns0:rFonts xmlns:ns0="http://schemas.openxmlformats.org/wordprocessingml/2006/main" ns0:ascii="Arial" ns0:hAnsi="Arial" ns0:eastAsia="Calibri" ns0:cs="Times New Roman"/>
                <w:i/>
                <ns0:bCs xmlns:ns0="http://schemas.openxmlformats.org/wordprocessingml/2006/main" ns0:val="1"/>
                <ns0:iCs xmlns:ns0="http://schemas.openxmlformats.org/wordprocessingml/2006/main" ns0:val="1"/>
                <ns0:color xmlns:ns0="http://schemas.openxmlformats.org/wordprocessingml/2006/main" ns0:val="000000"/>
                <ns0:spacing xmlns:ns0="http://schemas.openxmlformats.org/wordprocessingml/2006/main" ns0:val="-2"/>
                <ns0:lang xmlns:ns0="http://schemas.openxmlformats.org/wordprocessingml/2006/main" ns0:val="en-AU"/>
                <ns0:highlight xmlns:ns0="http://schemas.openxmlformats.org/wordprocessingml/2006/main" ns0:val="yellow"/>
              </w:rPr>
              <w:t xml:space="preserve"> Lumen Production Ltd, company number LH-0006, of Unit 4, Riverside Business Park, Calvport CA5 9AA, Calvoria</w:t>
            </w:r>
            <ns0:proofErr ns0:type="spellStart"/>
            <ns0:proofErr ns0:type="spellEnd"/>
            <ns0:proofErr ns0:type="spellStart"/>
            <ns0:proofErr ns0:type="spellEnd"/>
            <ns0:bookmarkEnd ns0:id="55"/>
          </w:p>
          <w:p w14:paraId="33D29575" w:rsidR="001353BF">
            <w:pPr>
              <w:pStyle w:val="CXI_6a6ccf20_Normal"/>
              <ns0:spacing ns0:before="120" ns0:after="120" ns0:line="300" ns0:lineRule="atLeast"/>
              <ns0:jc ns0:val="both"/>
              <ns0:rPr>
                <ns0:rFonts ns0:ascii="Arial" ns0:hAnsi="Arial" ns0:eastAsia="Times New Roman" ns0:cs="Times New Roman"/>
                <ns0:color ns0:val="000000"/>
              </ns0:rPr>
            </w:pPr>
            <ns0:bookmarkStart ns0:id="56" ns0:name="CXI_6a6ccf20_FillChoice00000007"/>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lang xmlns:ns0="http://schemas.openxmlformats.org/wordprocessingml/2006/main" ns0:val="en-AU"/>
                <ns0:highlight xmlns:ns0="http://schemas.openxmlformats.org/wordprocessingml/2006/main" ns0:val="yellow"/>
              </w:rPr>
              <w:t xml:space="preserve"> Lumen Holdings Dovania Ltd, company number LH-0007, of 2 Market Square, Dovan DV1 1AA, Dovania</w:t>
            </w:r>
            <ns0:proofErr ns0:type="spellStart"/>
            <ns0:proofErr ns0:type="spellEnd"/>
            <ns0:proofErr ns0:type="spellStart"/>
            <ns0:proofErr ns0:type="spellEnd"/>
            <ns0:bookmarkEnd ns0:id="56"/>
          </w:p>
          <w:p w14:paraId="30BC728F" w:rsidR="001353BF">
            <w:pPr>
              <w:pStyle w:val="CXI_6a6ccf20_Normal"/>
              <ns0:spacing ns0:before="120" ns0:after="120" ns0:line="300" ns0:lineRule="atLeast"/>
              <ns0:jc ns0:val="both"/>
              <ns0:rPr>
                <ns0:rFonts ns0:ascii="Arial" ns0:hAnsi="Arial" ns0:eastAsia="Times New Roman" ns0:cs="Times New Roman"/>
                <ns0:color ns0:val="000000"/>
              </ns0:rPr>
            </w:pPr>
            <ns0:bookmarkStart ns0:id="57" ns0:name="CXI_6a6ccf20_FillChoice00000008"/>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lang xmlns:ns0="http://schemas.openxmlformats.org/wordprocessingml/2006/main" ns0:val="en-AU"/>
                <ns0:highlight xmlns:ns0="http://schemas.openxmlformats.org/wordprocessingml/2006/main" ns0:val="yellow"/>
              </w:rPr>
              <w:t xml:space="preserve"> Lumen Holdings Eskaria Ltd, company number LH-0008, of 10 North Street, Eskar ES1 0AA, Eskaria</w:t>
            </w:r>
            <ns0:proofErr ns0:type="spellStart"/>
            <ns0:proofErr ns0:type="spellEnd"/>
            <ns0:proofErr ns0:type="spellStart"/>
            <ns0:proofErr ns0:type="spellEnd"/>
            <ns0:bookmarkEnd ns0:id="57"/>
          </w:p>
          <w:p w14:paraId="4883B59C" w:rsidR="001353BF">
            <w:pPr>
              <w:pStyle w:val="CXI_6a6ccf20_Normal"/>
              <ns0:spacing ns0:before="120" ns0:after="120" ns0:line="300" ns0:lineRule="atLeast"/>
              <ns0:jc ns0:val="both"/>
              <ns0:rPr>
                <ns0:rFonts ns0:ascii="Arial" ns0:hAnsi="Arial" ns0:eastAsia="Times New Roman" ns0:cs="Times New Roman"/>
                <ns0:color ns0:val="000000"/>
              </ns0:rPr>
            </w:pPr>
            <ns0:bookmarkStart ns0:id="58" ns0:name="CXI_6a6ccf20_FillChoice00000009"/>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highlight xmlns:ns0="http://schemas.openxmlformats.org/wordprocessingml/2006/main" ns0:val="yellow"/>
              </w:rPr>
              <w:t xml:space="preserve"> Lumen Holdings Fjordmark Ltd, company number LH-0009, of PO Box 100, Fjordby FM1 0AA, Fjordmark</w:t>
            </w:r>
            <ns0:proofErr ns0:type="spellStart"/>
            <ns0:proofErr ns0:type="spellEnd"/>
            <ns0:proofErr ns0:type="spellStart"/>
            <ns0:proofErr ns0:type="spellEnd"/>
            <ns0:bookmarkEnd ns0:id="58"/>
          </w:p>
          <w:p w14:paraId="7FDAFD75" w:rsidR="001353BF">
            <w:pPr>
              <w:pStyle w:val="CXI_6a6ccf20_Normal"/>
              <ns0:spacing ns0:before="120" ns0:after="120" ns0:line="300" ns0:lineRule="atLeast"/>
              <ns0:jc ns0:val="both"/>
              <ns0:rPr>
                <ns0:rFonts ns0:ascii="Arial" ns0:hAnsi="Arial" ns0:eastAsia="Times New Roman" ns0:cs="Times New Roman"/>
                <ns0:color ns0:val="000000"/>
              </ns0:rPr>
            </w:pPr>
            <ns0:bookmarkStart ns0:id="59" ns0:name="CXI_6a6ccf20_FillChoice00000010"/>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highlight xmlns:ns0="http://schemas.openxmlformats.org/wordprocessingml/2006/main" ns0:val="yellow"/>
              </w:rPr>
              <w:t xml:space="preserve"> Lumen Services Galmoria Ltd, 2 Example Street, Example Park, Office Building 4, floor 6, Galmor GM1 4AA, Galmoria</w:t>
            </w:r>
            <ns0:proofErr ns0:type="spellStart"/>
            <ns0:proofErr ns0:type="spellEnd"/>
            <ns0:proofErr ns0:type="spellStart"/>
            <ns0:proofErr ns0:type="spellEnd"/>
            <ns0:proofErr ns0:type="spellStart"/>
            <ns0:proofErr ns0:type="spellEnd"/>
            <ns0:bookmarkEnd ns0:id="59"/>
          </w:p>
          <w:p w14:paraId="0F3A5EE7" w:rsidR="001353BF">
            <w:pPr>
              <w:pStyle w:val="CXI_6a6ccf20_Normal"/>
              <ns0:spacing ns0:before="120" ns0:after="120" ns0:line="300" ns0:lineRule="atLeast"/>
              <ns0:jc ns0:val="both"/>
              <ns0:rPr>
                <ns0:rFonts ns0:ascii="Arial" ns0:hAnsi="Arial" ns0:eastAsia="Times New Roman" ns0:cs="Times New Roman"/>
                <ns0:color ns0:val="000000"/>
              </ns0:rPr>
            </w:pPr>
            <ns0:bookmarkStart ns0:id="60" ns0:name="CXI_6a6ccf20_FillChoice00000011"/>
            <w:r>
              <w:rPr>
                <ns0:rFonts xmlns:ns0="http://schemas.openxmlformats.org/wordprocessingml/2006/main" ns0:ascii="Arial" ns0:hAnsi="Arial" ns0:eastAsia="Times New Roman" ns0:cs="Times New Roman"/>
                <ns0:color xmlns:ns0="http://schemas.openxmlformats.org/wordprocessingml/2006/main" ns0:val="000000"/>
                <ns0:highlight xmlns:ns0="http://schemas.openxmlformats.org/wordprocessingml/2006/main" ns0:val="yellow"/>
              </w:rPr>
              <w:t xml:space="preserve"> Lumen Holdings Hesteria Ltd, company number LH-0010, of 4 Linden Avenue, Hestburg HS1 0AA, Hesteria</w:t>
            </w:r>
            <ns0:proofErr ns0:type="spellStart"/>
            <ns0:proofErr ns0:type="spellEnd"/>
            <ns0:proofErr ns0:type="spellStart"/>
            <ns0:proofErr ns0:type="spellEnd"/>
            <ns0:bookmarkEnd ns0:id="60"/>
          </w:p>
          <w:p w14:paraId="4D577EE3" w:rsidR="001353BF">
            <w:pPr>
              <w:pStyle w:val="CXI_6a6ccf20_Normal"/>
              <ns0:spacing ns0:before="120" ns0:after="120" ns0:line="300" ns0:lineRule="atLeast"/>
              <ns0:jc ns0:val="both"/>
              <ns0:rPr>
                <ns0:rFonts ns0:ascii="Arial" ns0:hAnsi="Arial" ns0:eastAsia="Times New Roman" ns0:cs="Times New Roman"/>
                <ns0:color ns0:val="000000"/>
              </ns0:rPr>
            </w:pPr>
            <ns0:bookmarkStart ns0:id="61" ns0:name="CXI_6a6ccf20_FillChoice00000012"/>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highlight xmlns:ns0="http://schemas.openxmlformats.org/wordprocessingml/2006/main" ns0:val="yellow"/>
              </w:rPr>
              <w:t xml:space="preserve"> Lumen Holdings Islara Ltd, company number LH-0011, of 1 Harbour Street, Islport IS1 0AA, Islara</w:t>
            </w:r>
            <ns0:proofErr ns0:type="spellStart"/>
            <ns0:proofErr ns0:type="spellEnd"/>
            <ns0:proofErr ns0:type="spellStart"/>
            <ns0:proofErr ns0:type="spellEnd"/>
            <ns0:proofErr ns0:type="spellStart"/>
            <ns0:proofErr ns0:type="spellEnd"/>
            <ns0:bookmarkEnd ns0:id="61"/>
          </w:p>
          <w:p w14:paraId="30ABA26F" w:rsidR="001353BF">
            <w:pPr>
              <w:pStyle w:val="CXI_6a6ccf20_Normal"/>
              <ns0:spacing ns0:before="120" ns0:after="120" ns0:line="300" ns0:lineRule="atLeast"/>
              <ns0:jc ns0:val="both"/>
              <ns0:rPr>
                <ns0:rFonts ns0:ascii="Arial" ns0:hAnsi="Arial" ns0:eastAsia="Times New Roman" ns0:cs="Times New Roman"/>
                <ns0:color ns0:val="000000"/>
              </ns0:rPr>
            </w:pPr>
            <ns0:bookmarkStart ns0:id="62" ns0:name="CXI_6a6ccf20_FillChoice00000013"/>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highlight xmlns:ns0="http://schemas.openxmlformats.org/wordprocessingml/2006/main" ns0:val="yellow"/>
              </w:rPr>
              <w:t xml:space="preserve"> Lumen Jorvania East Ltd, company number LH-0012, of 57 Station Road, Jorvan North JV4 8AA, Jorvania</w:t>
            </w:r>
            <ns0:proofErr ns0:type="spellStart"/>
            <ns0:proofErr ns0:type="spellEnd"/>
            <ns0:proofErr ns0:type="spellStart"/>
            <ns0:proofErr ns0:type="spellEnd"/>
            <ns0:proofErr ns0:type="gramStart"/>
            <ns0:proofErr ns0:type="gramEnd"/>
            <ns0:proofErr ns0:type="spellStart"/>
            <ns0:proofErr ns0:type="spellEnd"/>
            <ns0:proofErr ns0:type="spellStart"/>
            <ns0:proofErr ns0:type="spellEnd"/>
            <ns0:bookmarkEnd ns0:id="62"/>
          </w:p>
          <w:p w14:paraId="4383393E" w:rsidR="001353BF">
            <w:pPr>
              <w:pStyle w:val="CXI_6a6ccf20_Normal"/>
              <ns0:spacing ns0:before="120" ns0:after="120" ns0:line="300" ns0:lineRule="atLeast"/>
              <ns0:jc ns0:val="both"/>
              <ns0:rPr>
                <ns0:rFonts ns0:ascii="Arial" ns0:hAnsi="Arial" ns0:eastAsia="Times New Roman" ns0:cs="Times New Roman"/>
                <ns0:color ns0:val="000000"/>
              </ns0:rPr>
            </w:pPr>
            <ns0:bookmarkStart ns0:id="63" ns0:name="CXI_6a6ccf20_FillChoice00000014"/>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highlight xmlns:ns0="http://schemas.openxmlformats.org/wordprocessingml/2006/main" ns0:val="yellow"/>
              </w:rPr>
              <w:t xml:space="preserve"> Lumen Jorvania West Ltd, company number LH-0013, of 32 Example Avenue, Riverside JV8 0AA, Jorvania</w:t>
            </w:r>
            <ns0:proofErr ns0:type="spellStart"/>
            <ns0:proofErr ns0:type="spellEnd"/>
            <ns0:proofErr ns0:type="spellStart"/>
            <ns0:proofErr ns0:type="gramStart"/>
            <ns0:proofErr ns0:type="spellEnd"/>
            <ns0:proofErr ns0:type="gramEnd"/>
            <ns0:proofErr ns0:type="spellStart"/>
            <ns0:proofErr ns0:type="spellEnd"/>
            <ns0:proofErr ns0:type="spellStart"/>
            <ns0:proofErr ns0:type="spellEnd"/>
            <ns0:bookmarkEnd ns0:id="63"/>
          </w:p>
          <w:p w14:paraId="1C37CCDA" w:rsidR="001353BF">
            <w:pPr>
              <w:pStyle w:val="CXI_6a6ccf20_Normal"/>
              <ns0:spacing ns0:before="120" ns0:after="120" ns0:line="300" ns0:lineRule="atLeast"/>
              <ns0:jc ns0:val="both"/>
              <ns0:rPr>
                <ns0:rFonts ns0:ascii="Arial" ns0:hAnsi="Arial" ns0:eastAsia="Times New Roman" ns0:cs="Times New Roman"/>
                <ns0:color ns0:val="000000"/>
              </ns0:rPr>
            </w:pPr>
            <ns0:bookmarkStart ns0:id="64" ns0:name="CXI_6a6ccf20_FillChoice00000015"/>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highlight xmlns:ns0="http://schemas.openxmlformats.org/wordprocessingml/2006/main" ns0:val="yellow"/>
              </w:rPr>
              <w:t xml:space="preserve"> Lumen Holdings Jorvania Ltd, company number LH-0014, of 20 River Street, Jorvan City JV2 8AA, Jorvania</w:t>
            </w:r>
            <ns0:proofErr ns0:type="spellStart"/>
            <ns0:proofErr ns0:type="spellEnd"/>
            <ns0:proofErr ns0:type="spellStart"/>
            <ns0:proofErr ns0:type="spellEnd"/>
            <ns0:bookmarkEnd ns0:id="64"/>
          </w:p>
          <w:p w14:paraId="7AAA5FF6" w:rsidR="000D69A0">
            <w:pPr>
              <w:pStyle w:val="CXI_6a6ccf20_Normal"/>
              <ns0:spacing ns0:before="120" ns0:after="120" ns0:line="300" ns0:lineRule="atLeast"/>
              <ns0:jc ns0:val="both"/>
              <ns0:rPr>
                <ns0:rFonts ns0:ascii="Arial" ns0:hAnsi="Arial" ns0:eastAsia="Times New Roman" ns0:cs="Times New Roman"/>
                <ns0:color ns0:val="000000"/>
              </ns0:rPr>
            </w:pPr>
            <ns0:bookmarkStart ns0:id="65" ns0:name="CXI_6a6ccf20_FillChoice00000016"/>
            <w:r>
              <w:rPr>
                <w:b/>
                <ns0:rFonts xmlns:ns0="http://schemas.openxmlformats.org/wordprocessingml/2006/main" ns0:ascii="Arial" ns0:hAnsi="Arial" ns0:eastAsia="Times New Roman" ns0:cs="Times New Roman"/>
                <w:i/>
                <ns0:bCs xmlns:ns0="http://schemas.openxmlformats.org/wordprocessingml/2006/main"/>
                <ns0:color xmlns:ns0="http://schemas.openxmlformats.org/wordprocessingml/2006/main" ns0:val="000000"/>
                <ns0:highlight xmlns:ns0="http://schemas.openxmlformats.org/wordprocessingml/2006/main" ns0:val="yellow"/>
              </w:rPr>
              <w:t xml:space="preserve"> Lumen Holdings Kestria Ltd, company number LH-0015, of 1 Village Road, Kestby KS2 9AA, Kestria</w:t>
            </w:r>
            <ns0:proofErr ns0:type="spellStart"/>
            <ns0:proofErr ns0:type="spellEnd"/>
            <ns0:proofErr ns0:type="spellStart"/>
            <ns0:proofErr ns0:type="spellEnd"/>
            <ns0:proofErr ns0:type="spellStart"/>
            <ns0:proofErr ns0:type="spellEnd"/>
            <ns0:bookmarkEnd ns0:id="65"/>
          </w:p>
          <w:p w14:paraId="73F15490" w:rsidR="003B4917">
            <w:pPr>
              <w:pStyle w:val="CXI_6a6ccf20_Normal"/>
              <ns0:shd ns0:val="clear" ns0:color="auto" ns0:fill="FFFFFF"/>
              <ns0:spacing ns0:after="0" ns0:line="240" ns0:lineRule="auto"/>
              <ns0:textAlignment ns0:val="baseline"/>
              <ns0:rPr>
                <ns0:rFonts ns0:ascii="Segoe UI" ns0:hAnsi="Segoe UI" ns0:eastAsia="Times New Roman" ns0:cs="Segoe UI"/>
                <ns0:color ns0:val="000000"/>
                <ns0:sz ns0:val="18"/>
                <ns0:szCs ns0:val="18"/>
                <ns0:lang ns0:eastAsia="en-GB"/>
              </ns0:rPr>
            </w:pP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ns0:eastAsia="en-GB"/>
              </w:rPr>
              <w:t xml:space="preserve">Acting both in its own name and, where duly and lawfully represented, in the name and on behalf of the LHG Affiliates (see full list of LHG Affiliates </w:t>
            </w:r>
            <ns0:hyperlink ns0:tgtFrame="_blank" ns0:history="1" r:id="rId18">
              <w:r>
                <w:rPr>
                  <ns0:rFonts xmlns:ns0="http://schemas.openxmlformats.org/wordprocessingml/2006/main" ns0:ascii="Arial" ns0:hAnsi="Arial" ns0:eastAsia="Times New Roman" ns0:cs="Arial"/>
                  <ns0:color xmlns:ns0="http://schemas.openxmlformats.org/wordprocessingml/2006/main" ns0:val="0563C1"/>
                  <ns0:sz xmlns:ns0="http://schemas.openxmlformats.org/wordprocessingml/2006/main" ns0:val="20"/>
                  <ns0:szCs xmlns:ns0="http://schemas.openxmlformats.org/wordprocessingml/2006/main" ns0:val="20"/>
                  <ns0:u xmlns:ns0="http://schemas.openxmlformats.org/wordprocessingml/2006/main" ns0:val="single"/>
                  <ns0:lang xmlns:ns0="http://schemas.openxmlformats.org/wordprocessingml/2006/main" ns0:val="en-AU" ns0:eastAsia="en-GB"/>
                </w:rPr>
                <w:t>here</w:t>
              </w:r>
            </ns0:hyperlink>
            <w:r>
              <w:rPr>
                <ns0:rFonts xmlns:ns0="http://schemas.openxmlformats.org/wordprocessingml/2006/main" ns0:ascii="Calibri" ns0:hAnsi="Calibri" ns0:eastAsia="Times New Roman" ns0:cs="Calibri"/>
                <ns0:color xmlns:ns0="http://schemas.openxmlformats.org/wordprocessingml/2006/main" ns0:val="000000"/>
                <ns0:lang xmlns:ns0="http://schemas.openxmlformats.org/wordprocessingml/2006/main" ns0:eastAsia="en-GB"/>
              </w:rPr>
              <w:t>*</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ns0:eastAsia="en-GB"/>
              </w:rPr>
              <w:t xml:space="preserve">) that are entitled to receive the Services under the Main Agreement</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7"/>
                <ns0:szCs xmlns:ns0="http://schemas.openxmlformats.org/wordprocessingml/2006/main" ns0:val="17"/>
                <ns0:lang xmlns:ns0="http://schemas.openxmlformats.org/wordprocessingml/2006/main" ns0:val="en-AU" ns0:eastAsia="en-GB"/>
              </w:rPr>
              <w:t>.</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7"/>
                <ns0:szCs xmlns:ns0="http://schemas.openxmlformats.org/wordprocessingml/2006/main" ns0:val="17"/>
                <ns0:lang xmlns:ns0="http://schemas.openxmlformats.org/wordprocessingml/2006/main" ns0:eastAsia="en-GB"/>
              </w:rPr>
              <w:t xml:space="preserve"> </w:t>
            </w:r>
          </w:p>
          <w:p w14:paraId="0C461380" w:rsidR="003B4917">
            <w:pPr>
              <w:pStyle w:val="CXI_6a6ccf20_Normal"/>
              <ns0:shd ns0:val="clear" ns0:color="auto" ns0:fill="FFFFFF"/>
              <ns0:spacing ns0:after="0" ns0:line="240" ns0:lineRule="auto"/>
              <ns0:textAlignment ns0:val="baseline"/>
              <ns0:rPr>
                <ns0:rFonts ns0:ascii="Segoe UI" ns0:hAnsi="Segoe UI" ns0:eastAsia="Times New Roman" ns0:cs="Segoe UI"/>
                <ns0:color ns0:val="000000"/>
                <ns0:sz ns0:val="18"/>
                <ns0:szCs ns0:val="18"/>
                <ns0:lang ns0:eastAsia="en-GB"/>
              </ns0:rPr>
            </w:pP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7"/>
                <ns0:szCs xmlns:ns0="http://schemas.openxmlformats.org/wordprocessingml/2006/main" ns0:val="17"/>
                <ns0:lang xmlns:ns0="http://schemas.openxmlformats.org/wordprocessingml/2006/main" ns0:eastAsia="en-GB"/>
              </w:rPr>
              <w:t xml:space="preserve"> </w:t>
            </w:r>
          </w:p>
          <w:p w14:paraId="6498C735" w:rsidR="00D733F7">
            <w:pPr>
              <w:pStyle w:val="CXI_6a6ccf20_Normal"/>
              <ns0:shd ns0:val="clear" ns0:color="auto" ns0:fill="FFFFFF"/>
              <ns0:spacing ns0:after="0" ns0:line="240" ns0:lineRule="auto"/>
              <ns0:textAlignment ns0:val="baseline"/>
              <ns0:rPr>
                <ns0:rFonts ns0:ascii="Segoe UI" ns0:hAnsi="Segoe UI" ns0:eastAsia="Times New Roman" ns0:cs="Segoe UI"/>
                <ns0:color ns0:val="000000"/>
                <ns0:sz ns0:val="18"/>
                <ns0:szCs ns0:val="18"/>
                <ns0:lang ns0:eastAsia="en-GB"/>
              </ns0:rPr>
            </w:pP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ns0:eastAsia="en-GB"/>
              </w:rPr>
              <w:t>*</w:t>
            </w:r>
            <ns0:hyperlink ns0:tgtFrame="_blank" ns0:history="1" r:id="rId19">
              <w:r>
                <w:rPr>
                  <ns0:rFonts xmlns:ns0="http://schemas.openxmlformats.org/wordprocessingml/2006/main" ns0:ascii="Arial" ns0:hAnsi="Arial" ns0:eastAsia="Times New Roman" ns0:cs="Arial"/>
                  <ns0:color xmlns:ns0="http://schemas.openxmlformats.org/wordprocessingml/2006/main" ns0:val="0563C1"/>
                  <ns0:sz xmlns:ns0="http://schemas.openxmlformats.org/wordprocessingml/2006/main" ns0:val="20"/>
                  <ns0:szCs xmlns:ns0="http://schemas.openxmlformats.org/wordprocessingml/2006/main" ns0:val="20"/>
                  <ns0:u xmlns:ns0="http://schemas.openxmlformats.org/wordprocessingml/2006/main" ns0:val="single"/>
                  <ns0:lang xmlns:ns0="http://schemas.openxmlformats.org/wordprocessingml/2006/main" ns0:val="en-AU" ns0:eastAsia="en-GB"/>
                </w:rPr>
                <w:t>https://www.lumen.example/assets/fdacfe46a4/List-of-LHG-data-controllers.pdf</w:t>
              </w:r>
            </ns0:hyperlink>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ns0:eastAsia="en-GB"/>
              </w:rPr>
              <w:t xml:space="preserve"> </w:t>
            </w:r>
          </w:p>
        </ns0:tc>
      </ns0:tr>
      <ns0:tr ns0:rsidRPr="00EA4495" ns0:rsidR="00D733F7" ns0:rsidTr="2A0DEF6A" w14:paraId="6804686C" w14:textId="77777777">
        <ns0:trPr/>
        <ns0:tc>
          <ns0:tcPr>
            <ns0:tcW ns0:w="2564" ns0:type="dxa"/>
            <ns0:shd ns0:val="clear" ns0:color="auto" ns0:fill="D9D9D9" ns0:themeFill="background1" ns0:themeFillShade="D9"/>
            <ns0:tcMar/>
            <ns0:vAlign ns0:val="center"/>
          </ns0:tcPr>
          <w:p w14:paraId="02748381" w:rsidR="00D733F7">
            <w:pPr>
              <w:pStyle w:val="CXI_6a6ccf20_Normal"/>
              <ns0:widowControl ns0:val="0"/>
              <ns0:spacing ns0:before="40" ns0:after="40"/>
              <ns0:ind ns0:right="6"/>
              <ns0:rPr>
                <ns0:rFonts ns0:ascii="Arial" ns0:hAnsi="Arial" ns0:cs="Arial"/>
                <ns0:b/>
                <ns0:color ns0:val="000000"/>
                <ns0:sz ns0:val="20"/>
                <ns0:szCs ns0:val="20"/>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 (“Vendor”)</w:t>
            </w: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 Data Importer</w:t>
            </w:r>
          </w:p>
        </ns0:tc>
        <ns0:tc>
          <ns0:tcPr>
            <ns0:tcW ns0:w="7696" ns0:type="dxa"/>
            <ns0:tcMar/>
            <ns0:vAlign ns0:val="center"/>
          </ns0:tcPr>
          <w:p w14:paraId="4AE5AC00" w:rsidR="00D733F7">
            <w:pPr>
              <w:pStyle w:val="CXI_6a6ccf20_Normal"/>
              <ns0:rPr>
                <ns0:b/>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ns0:highlight xmlns:ns0="http://schemas.openxmlformats.org/wordprocessingml/2006/main" ns0:val="green"/>
              </w:rPr>
              <w:t xml:space="preserve">{{Vendor Full Legal Description}}</w:t>
            </w: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 </w:t>
            </w:r>
          </w:p>
        </ns0:tc>
      </ns0:tr>
      <ns0:tr ns0:rsidRPr="00EA4495" ns0:rsidR="000E4A1B" ns0:rsidTr="2A0DEF6A" w14:paraId="3CF75595" w14:textId="77777777">
        <ns0:trPr/>
        <ns0:tc>
          <ns0:tcPr>
            <ns0:tcW ns0:w="2564" ns0:type="dxa"/>
            <ns0:shd ns0:val="clear" ns0:color="auto" ns0:fill="D9D9D9" ns0:themeFill="background1" ns0:themeFillShade="D9"/>
            <ns0:tcMar/>
            <ns0:vAlign ns0:val="center"/>
          </ns0:tcPr>
          <w:p w14:paraId="6020B241" w:rsidR="000E4A1B">
            <w:pPr>
              <w:pStyle w:val="CXI_6a6ccf20_Normal"/>
              <ns0:widowControl ns0:val="0"/>
              <ns0:spacing ns0:before="40" ns0:after="40"/>
              <ns0:ind ns0:right="6"/>
              <ns0:rPr>
                <ns0:rFonts ns0:ascii="Arial" ns0:hAnsi="Arial" ns0:cs="Arial"/>
                <ns0:b/>
                <ns0:color ns0:val="000000"/>
                <ns0:sz ns0:val="20"/>
                <ns0:szCs ns0:val="20"/>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Description of </w:t>
            </w: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Vendor’s </w:t>
            </w: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Business</w:t>
            </w:r>
          </w:p>
        </ns0:tc>
        <ns0:tc>
          <ns0:tcPr>
            <ns0:tcW ns0:w="7696" ns0:type="dxa"/>
            <ns0:tcMar/>
            <ns0:vAlign ns0:val="center"/>
          </ns0:tcPr>
          <w:p w14:paraId="616363C5" w:rsidR="000E4A1B">
            <w:pPr>
              <w:pStyle w:val="CXI_6a6ccf20_Normal"/>
              <ns0:widowControl ns0:val="0"/>
              <ns0:spacing ns0:before="40" ns0:after="40"/>
              <ns0:ind ns0:right="6"/>
              <ns0:rPr>
                <ns0:rFonts ns0:ascii="Arial" ns0:hAnsi="Arial" ns0:cs="Arial"/>
                <ns0:bCs/>
                <ns0:sz ns0:val="20"/>
                <ns0:szCs ns0:val="20"/>
                <ns0:lang ns0:val="en-AU"/>
              </ns0:rPr>
            </w:pPr>
          </w:p>
        </ns0:tc>
      </ns0:tr>
      <ns0:tr ns0:rsidRPr="00EA4495" ns0:rsidR="00AE70D4" ns0:rsidTr="2A0DEF6A" w14:paraId="05E68F86" w14:textId="77777777">
        <ns0:trPr/>
        <ns0:tc>
          <ns0:tcPr>
            <ns0:tcW ns0:w="2564" ns0:type="dxa"/>
            <ns0:shd ns0:val="clear" ns0:color="auto" ns0:fill="D9D9D9" ns0:themeFill="background1" ns0:themeFillShade="D9"/>
            <ns0:tcMar/>
            <ns0:vAlign ns0:val="center"/>
          </ns0:tcPr>
          <w:p w14:paraId="0C26E1B6" w:rsidR="00AE70D4">
            <w:pPr>
              <w:pStyle w:val="CXI_6a6ccf20_Normal"/>
              <ns0:widowControl ns0:val="0"/>
              <ns0:spacing ns0:before="40" ns0:after="40"/>
              <ns0:ind ns0:right="6"/>
              <ns0:rPr>
                <ns0:rFonts ns0:ascii="Arial" ns0:hAnsi="Arial" ns0:cs="Arial"/>
                <ns0:b/>
                <ns0:color ns0:val="000000"/>
                <ns0:sz ns0:val="20"/>
                <ns0:szCs ns0:val="20"/>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Start Date</w:t>
            </w:r>
          </w:p>
        </ns0:tc>
        <ns0:tc>
          <ns0:tcPr>
            <ns0:tcW ns0:w="7696" ns0:type="dxa"/>
            <ns0:tcMar/>
          </ns0:tcPr>
          <w:p w14:paraId="4AADBADD" w:rsidR="00AE70D4">
            <w:pPr>
              <w:pStyle w:val="CXI_6a6ccf20_Normal"/>
              <ns0:rPr>
                <ns0:b/>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ns0:highlight xmlns:ns0="http://schemas.openxmlformats.org/wordprocessingml/2006/main" ns0:val="green"/>
              </w:rPr>
              <w:t xml:space="preserve">{{Start Date}}</w:t>
            </w: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 </w:t>
            </w:r>
          </w:p>
        </ns0:tc>
      </ns0:tr>
      <ns0:tr ns0:rsidRPr="00EA4495" ns0:rsidR="00AE70D4" ns0:rsidTr="2A0DEF6A" w14:paraId="556D7CE6" w14:textId="77777777">
        <ns0:trPr/>
        <ns0:tc>
          <ns0:tcPr>
            <ns0:tcW ns0:w="2564" ns0:type="dxa"/>
            <ns0:shd ns0:val="clear" ns0:color="auto" ns0:fill="D9D9D9" ns0:themeFill="background1" ns0:themeFillShade="D9"/>
            <ns0:tcMar/>
            <ns0:vAlign ns0:val="center"/>
          </ns0:tcPr>
          <w:p w14:paraId="791CB5FB" w:rsidR="00AE70D4">
            <w:pPr>
              <w:pStyle w:val="CXI_6a6ccf20_Normal"/>
              <ns0:widowControl ns0:val="0"/>
              <ns0:spacing ns0:before="40" ns0:after="40"/>
              <ns0:ind ns0:right="6"/>
              <ns0:rPr>
                <ns0:rFonts ns0:ascii="Arial" ns0:hAnsi="Arial" ns0:cs="Arial"/>
                <ns0:b/>
                <ns0:color ns0:val="000000"/>
                <ns0:sz ns0:val="20"/>
                <ns0:szCs ns0:val="20"/>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Term</w:t>
            </w:r>
          </w:p>
        </ns0:tc>
        <ns0:tc>
          <ns0:tcPr>
            <ns0:tcW ns0:w="7696" ns0:type="dxa"/>
            <ns0:tcMar/>
            <ns0:vAlign ns0:val="center"/>
          </ns0:tcPr>
          <w:p w14:paraId="5D7E6820" w:rsidR="00AE70D4">
            <w:pPr>
              <w:pStyle w:val="CXI_6a6ccf20_Normal"/>
              <ns0:widowControl ns0:val="0"/>
              <ns0:spacing ns0:before="40" ns0:after="40"/>
              <ns0:ind ns0:right="6"/>
              <ns0:rPr>
                <ns0:rFonts ns0:ascii="Arial" ns0:hAnsi="Arial" ns0:cs="Arial"/>
                <ns0:bCs/>
                <ns0:sz ns0:val="20"/>
                <ns0:szCs ns0:val="20"/>
                <ns0:lang ns0:val="en-AU"/>
              </ns0:rPr>
            </w:pPr>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 xml:space="preserve">This Agreement shall commence on the Start Date and shall continue for the duration of the Main Agreement. </w:t>
            </w:r>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ns0:highlight xmlns:ns0="http://schemas.openxmlformats.org/wordprocessingml/2006/main" ns0:val="green"/>
              </w:rPr>
              <w:t xml:space="preserve">{{End Date}}</w:t>
            </w:r>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 xml:space="preserve"> </w:t>
            </w:r>
          </w:p>
        </ns0:tc>
      </ns0:tr>
      <ns0:tr ns0:rsidRPr="00EA4495" ns0:rsidR="00AE70D4" ns0:rsidTr="2A0DEF6A" w14:paraId="32AE986B" w14:textId="77777777">
        <ns0:trPr/>
        <ns0:tc>
          <ns0:tcPr>
            <ns0:tcW ns0:w="2564" ns0:type="dxa"/>
            <ns0:shd ns0:val="clear" ns0:color="auto" ns0:fill="D9D9D9" ns0:themeFill="background1" ns0:themeFillShade="D9"/>
            <ns0:tcMar/>
            <ns0:vAlign ns0:val="center"/>
          </ns0:tcPr>
          <w:p w14:paraId="63C2AA15" w:rsidR="00AE70D4">
            <w:pPr>
              <w:pStyle w:val="CXI_6a6ccf20_Normal"/>
              <ns0:widowControl ns0:val="0"/>
              <ns0:spacing ns0:before="40" ns0:after="40"/>
              <ns0:ind ns0:right="6"/>
              <ns0:rPr>
                <ns0:rFonts ns0:ascii="Arial" ns0:hAnsi="Arial" ns0:cs="Arial"/>
                <ns0:b/>
                <ns0:color ns0:val="000000"/>
                <ns0:sz ns0:val="20"/>
                <ns0:szCs ns0:val="20"/>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Main Agreement</w:t>
            </w:r>
          </w:p>
        </ns0:tc>
        <ns0:tc>
          <ns0:tcPr>
            <ns0:tcW ns0:w="7696" ns0:type="dxa"/>
            <ns0:tcMar/>
            <ns0:vAlign ns0:val="center"/>
          </ns0:tcPr>
          <w:p w14:paraId="3944FCF0" w:rsidR="00FA50AC">
            <w:pPr>
              <w:pStyle w:val="CXI_6a6ccf20_ListParagraph"/>
              <w:numPr>
                <w:ilvl w:val="0"/>
                <w:numId w:val="85"/>
              </w:numPr>
              <ns0:rPr>
                <ns0:rFonts ns0:ascii="Arial" ns0:hAnsi="Arial" ns0:cs="Arial"/>
                <ns0:b/>
                <ns0:bCs/>
              </ns0:rPr>
            </w:pPr>
            <w:r>
              <w:rPr>
                <w:b/>
                <ns0:rFonts xmlns:ns0="http://schemas.openxmlformats.org/wordprocessingml/2006/main" ns0:ascii="Arial" ns0:hAnsi="Arial" ns0:cs="Arial"/>
                <ns0:bCs xmlns:ns0="http://schemas.openxmlformats.org/wordprocessingml/2006/main"/>
                <ns0:highlight xmlns:ns0="http://schemas.openxmlformats.org/wordprocessingml/2006/main" ns0:val="green"/>
              </w:rPr>
              <w:t xml:space="preserve">{{Agreement Number}}</w:t>
            </w:r>
          </w:p>
          <w:p w14:paraId="26A85370" w:rsidR="00FA50AC">
            <w:pPr>
              <w:pStyle w:val="CXI_6a6ccf20_ListParagraph"/>
              <w:numPr>
                <w:ilvl w:val="0"/>
                <w:numId w:val="85"/>
              </w:numPr>
              <ns0:rPr>
                <ns0:rFonts ns0:ascii="Arial" ns0:hAnsi="Arial" ns0:cs="Arial"/>
                <ns0:b/>
                <ns0:bCs/>
              </ns0:rPr>
            </w:pPr>
            <w:r>
              <w:rPr>
                <w:b/>
                <ns0:rFonts xmlns:ns0="http://schemas.openxmlformats.org/wordprocessingml/2006/main" ns0:ascii="Arial" ns0:hAnsi="Arial" ns0:cs="Arial"/>
                <ns0:bCs xmlns:ns0="http://schemas.openxmlformats.org/wordprocessingml/2006/main"/>
                <ns0:highlight xmlns:ns0="http://schemas.openxmlformats.org/wordprocessingml/2006/main" ns0:val="green"/>
              </w:rPr>
              <w:t xml:space="preserve">{{Purchase Order Reference}}</w:t>
            </w:r>
          </w:p>
          <w:p w14:paraId="3E03CBCF" w:rsidR="00AE70D4">
            <w:pPr>
              <w:pStyle w:val="CXI_6a6ccf20_ListParagraph"/>
              <ns0:rPr>
                <ns0:rFonts ns0:ascii="Arial" ns0:hAnsi="Arial" ns0:cs="Arial"/>
                <ns0:b/>
                <ns0:bCs/>
              </ns0:rPr>
            </w:pPr>
          </w:p>
        </ns0:tc>
      </ns0:tr>
      <ns0:tr ns0:rsidRPr="00EA4495" ns0:rsidR="00AE70D4" ns0:rsidTr="2A0DEF6A" w14:paraId="7352E0B1" w14:textId="77777777">
        <ns0:trPr/>
        <ns0:tc>
          <ns0:tcPr>
            <ns0:tcW ns0:w="2564" ns0:type="dxa"/>
            <ns0:shd ns0:val="clear" ns0:color="auto" ns0:fill="D9D9D9" ns0:themeFill="background1" ns0:themeFillShade="D9"/>
            <ns0:tcMar/>
            <ns0:vAlign ns0:val="center"/>
          </ns0:tcPr>
          <w:p w14:paraId="645D6542" w:rsidR="00AE70D4">
            <w:pPr>
              <w:pStyle w:val="CXI_6a6ccf20_Normal"/>
              <ns0:widowControl ns0:val="0"/>
              <ns0:spacing ns0:before="40" ns0:after="40"/>
              <ns0:ind ns0:right="6"/>
              <ns0:rPr>
                <ns0:rFonts ns0:ascii="Arial" ns0:hAnsi="Arial" ns0:cs="Arial"/>
                <ns0:b/>
                <ns0:color ns0:val="000000"/>
                <ns0:sz ns0:val="20"/>
                <ns0:szCs ns0:val="20"/>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Subject-matter </w:t>
            </w:r>
          </w:p>
        </ns0:tc>
        <ns0:tc>
          <ns0:tcPr>
            <ns0:tcW ns0:w="7696" ns0:type="dxa"/>
            <ns0:tcMar/>
            <ns0:vAlign ns0:val="center"/>
          </ns0:tcPr>
          <w:p w14:paraId="6E028FC8" w:rsidR="00AE70D4">
            <w:pPr>
              <w:pStyle w:val="CXI_6a6ccf20_Normal"/>
              <ns0:widowControl ns0:val="0"/>
              <ns0:spacing ns0:before="40" ns0:after="40"/>
              <ns0:ind ns0:left="34" ns0:right="6"/>
              <ns0:rPr>
                <ns0:rFonts ns0:ascii="Arial" ns0:hAnsi="Arial" ns0:cs="Arial"/>
                <ns0:bCs/>
                <ns0:sz ns0:val="20"/>
                <ns0:szCs ns0:val="20"/>
                <ns0:lang ns0:val="en-AU"/>
              </ns0:rPr>
            </w:pPr>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 xml:space="preserve">See Schedule I to this Agreement</w:t>
            </w:r>
          </w:p>
        </ns0:tc>
      </ns0:tr>
      <ns0:tr ns0:rsidRPr="00EA4495" ns0:rsidR="00AE70D4" ns0:rsidTr="2A0DEF6A" w14:paraId="0688BC57" w14:textId="77777777">
        <ns0:trPr/>
        <ns0:tc>
          <ns0:tcPr>
            <ns0:tcW ns0:w="2564" ns0:type="dxa"/>
            <ns0:shd ns0:val="clear" ns0:color="auto" ns0:fill="D9D9D9" ns0:themeFill="background1" ns0:themeFillShade="D9"/>
            <ns0:tcMar/>
            <ns0:vAlign ns0:val="center"/>
          </ns0:tcPr>
          <w:p w14:paraId="4D82DC03" w:rsidR="00AE70D4">
            <w:pPr>
              <w:pStyle w:val="CXI_6a6ccf20_Normal"/>
              <ns0:widowControl ns0:val="0"/>
              <ns0:spacing ns0:before="40" ns0:after="40"/>
              <ns0:ind ns0:right="6"/>
              <ns0:rPr>
                <ns0:rFonts ns0:ascii="Arial" ns0:hAnsi="Arial" ns0:cs="Arial"/>
                <ns0:b/>
                <ns0:color ns0:val="000000"/>
                <ns0:sz ns0:val="20"/>
                <ns0:szCs ns0:val="20"/>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Type of the personal data</w:t>
            </w:r>
          </w:p>
        </ns0:tc>
        <ns0:tc>
          <ns0:tcPr>
            <ns0:tcW ns0:w="7696" ns0:type="dxa"/>
            <ns0:tcMar/>
            <ns0:vAlign ns0:val="center"/>
          </ns0:tcPr>
          <w:p w14:paraId="303F46B8" w:rsidR="00AE70D4">
            <w:pPr>
              <w:pStyle w:val="CXI_6a6ccf20_Normal"/>
              <ns0:widowControl ns0:val="0"/>
              <ns0:spacing ns0:before="40" ns0:after="40"/>
              <ns0:ind ns0:left="34" ns0:right="6"/>
              <ns0:rPr>
                <ns0:rFonts ns0:ascii="Arial" ns0:hAnsi="Arial" ns0:cs="Arial"/>
                <ns0:bCs/>
                <ns0:sz ns0:val="20"/>
                <ns0:szCs ns0:val="20"/>
              </ns0:rPr>
            </w:pPr>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 xml:space="preserve">See Schedule I to this Agreement</w:t>
            </w:r>
          </w:p>
        </ns0:tc>
      </ns0:tr>
      <ns0:tr ns0:rsidRPr="00EA4495" ns0:rsidR="00AE70D4" ns0:rsidTr="2A0DEF6A" w14:paraId="1C3456E6" w14:textId="77777777">
        <ns0:trPr/>
        <ns0:tc>
          <ns0:tcPr>
            <ns0:tcW ns0:w="2564" ns0:type="dxa"/>
            <ns0:shd ns0:val="clear" ns0:color="auto" ns0:fill="D9D9D9" ns0:themeFill="background1" ns0:themeFillShade="D9"/>
            <ns0:tcMar/>
            <ns0:vAlign ns0:val="center"/>
          </ns0:tcPr>
          <w:p w14:paraId="46AE119F" w:rsidR="00AE70D4">
            <w:pPr>
              <w:pStyle w:val="CXI_6a6ccf20_Normal"/>
              <ns0:widowControl ns0:val="0"/>
              <ns0:spacing ns0:before="40" ns0:after="40"/>
              <ns0:ind ns0:right="6"/>
              <ns0:rPr>
                <ns0:rFonts ns0:ascii="Arial" ns0:hAnsi="Arial" ns0:cs="Arial"/>
                <ns0:b/>
                <ns0:color ns0:val="000000"/>
                <ns0:sz ns0:val="20"/>
                <ns0:szCs ns0:val="20"/>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Nature and purpose of the processing</w:t>
            </w:r>
          </w:p>
        </ns0:tc>
        <ns0:tc>
          <ns0:tcPr>
            <ns0:tcW ns0:w="7696" ns0:type="dxa"/>
            <ns0:tcMar/>
            <ns0:vAlign ns0:val="center"/>
          </ns0:tcPr>
          <w:p w14:paraId="1EE6ED8F" w:rsidR="00AE70D4">
            <w:pPr>
              <w:pStyle w:val="CXI_6a6ccf20_Normal"/>
              <ns0:widowControl ns0:val="0"/>
              <ns0:spacing ns0:before="40" ns0:after="40"/>
              <ns0:ind ns0:left="34" ns0:right="6"/>
              <ns0:rPr>
                <ns0:rFonts ns0:ascii="Arial" ns0:hAnsi="Arial" ns0:cs="Arial"/>
                <ns0:bCs/>
                <ns0:sz ns0:val="20"/>
                <ns0:szCs ns0:val="20"/>
              </ns0:rPr>
            </w:pPr>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 xml:space="preserve">See Schedule I to this Agreement</w:t>
            </w:r>
          </w:p>
        </ns0:tc>
      </ns0:tr>
      <ns0:tr ns0:rsidRPr="00EA4495" ns0:rsidR="00AE70D4" ns0:rsidTr="2A0DEF6A" w14:paraId="59F594C7" w14:textId="77777777">
        <ns0:trPr/>
        <ns0:tc>
          <ns0:tcPr>
            <ns0:tcW ns0:w="2564" ns0:type="dxa"/>
            <ns0:shd ns0:val="clear" ns0:color="auto" ns0:fill="D9D9D9" ns0:themeFill="background1" ns0:themeFillShade="D9"/>
            <ns0:tcMar/>
            <ns0:vAlign ns0:val="center"/>
          </ns0:tcPr>
          <w:p w14:paraId="1EF68821" w:rsidR="00AE70D4">
            <w:pPr>
              <w:pStyle w:val="CXI_6a6ccf20_Normal"/>
              <ns0:widowControl ns0:val="0"/>
              <ns0:spacing ns0:before="40" ns0:after="40"/>
              <ns0:ind ns0:right="6"/>
              <ns0:rPr>
                <ns0:rFonts ns0:ascii="Arial" ns0:hAnsi="Arial" ns0:cs="Arial"/>
                <ns0:b/>
                <ns0:color ns0:val="000000"/>
                <ns0:sz ns0:val="20"/>
                <ns0:szCs ns0:val="20"/>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Categories of data subjects</w:t>
            </w:r>
          </w:p>
        </ns0:tc>
        <ns0:tc>
          <ns0:tcPr>
            <ns0:tcW ns0:w="7696" ns0:type="dxa"/>
            <ns0:tcMar/>
            <ns0:vAlign ns0:val="center"/>
          </ns0:tcPr>
          <w:p w14:paraId="72D113E8" w:rsidR="00AE70D4">
            <w:pPr>
              <w:pStyle w:val="CXI_6a6ccf20_Normal"/>
              <ns0:widowControl ns0:val="0"/>
              <ns0:spacing ns0:before="40" ns0:after="40"/>
              <ns0:ind ns0:right="6"/>
              <ns0:rPr>
                <ns0:rFonts ns0:ascii="Arial" ns0:hAnsi="Arial" ns0:cs="Arial"/>
                <ns0:bCs/>
                <ns0:sz ns0:val="20"/>
                <ns0:szCs ns0:val="20"/>
                <ns0:lang ns0:val="en-AU"/>
              </ns0:rPr>
            </w:pPr>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 xml:space="preserve">See Schedule I to this Agreement</w:t>
            </w:r>
          </w:p>
        </ns0:tc>
      </ns0:tr>
      <ns0:tr ns0:rsidRPr="00EA4495" ns0:rsidR="00AE70D4" ns0:rsidTr="2A0DEF6A" w14:paraId="45D38795" w14:textId="77777777">
        <ns0:trPr/>
        <ns0:tc>
          <ns0:tcPr>
            <ns0:tcW ns0:w="2564" ns0:type="dxa"/>
            <ns0:shd ns0:val="clear" ns0:color="auto" ns0:fill="D9D9D9" ns0:themeFill="background1" ns0:themeFillShade="D9"/>
            <ns0:tcMar/>
            <ns0:vAlign ns0:val="center"/>
          </ns0:tcPr>
          <w:p w14:paraId="3D598CE8" w:rsidR="00AE70D4">
            <w:pPr>
              <w:pStyle w:val="CXI_6a6ccf20_Normal"/>
              <ns0:widowControl ns0:val="0"/>
              <ns0:spacing ns0:before="40" ns0:after="40"/>
              <ns0:ind ns0:right="6"/>
              <ns0:rPr>
                <ns0:rFonts ns0:ascii="Arial" ns0:hAnsi="Arial" ns0:cs="Arial"/>
                <ns0:b/>
                <ns0:color ns0:val="000000"/>
                <ns0:sz ns0:val="20"/>
                <ns0:szCs ns0:val="20"/>
                <ns0:lang ns0:val="en-AU"/>
              </ns0:rPr>
            </w:pPr>
            <w:r>
              <w:rPr>
                <w:b/>
                <ns0:rFonts xmlns:ns0="http://schemas.openxmlformats.org/wordprocessingml/2006/main" ns0:ascii="Arial" ns0:hAnsi="Arial" ns0:cs="Arial"/>
                <ns0:sz xmlns:ns0="http://schemas.openxmlformats.org/wordprocessingml/2006/main" ns0:val="20"/>
                <ns0:szCs xmlns:ns0="http://schemas.openxmlformats.org/wordprocessingml/2006/main" ns0:val="20"/>
              </w:rPr>
              <w:t xml:space="preserve">Appropriate technical and organisational measures taken by processor</w:t>
            </w:r>
          </w:p>
        </ns0:tc>
        <ns0:tc>
          <ns0:tcPr>
            <ns0:tcW ns0:w="7696" ns0:type="dxa"/>
            <ns0:tcMar/>
            <ns0:vAlign ns0:val="center"/>
          </ns0:tcPr>
          <w:p w14:paraId="2F7F685D" w:rsidR="00AE70D4">
            <w:pPr>
              <w:pStyle w:val="CXI_6a6ccf20_Normal"/>
              <ns0:widowControl ns0:val="0"/>
              <ns0:spacing ns0:before="40" ns0:after="40"/>
              <ns0:ind ns0:right="6"/>
              <ns0:rPr>
                <ns0:rFonts ns0:ascii="Arial" ns0:hAnsi="Arial" ns0:cs="Arial"/>
                <ns0:bCs/>
                <ns0:sz ns0:val="20"/>
                <ns0:szCs ns0:val="20"/>
                <ns0:lang ns0:val="en-AU"/>
              </ns0:rPr>
            </w:pPr>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 xml:space="preserve">See Schedule I</w:t>
            </w:r>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I</w:t>
            </w:r>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 xml:space="preserve"> to this Agreement</w:t>
            </w:r>
          </w:p>
        </ns0:tc>
      </ns0:tr>
      <ns0:tr ns0:rsidRPr="00EA4495" ns0:rsidR="00AE70D4" ns0:rsidTr="2A0DEF6A" w14:paraId="4A02188E" w14:textId="77777777">
        <ns0:trPr/>
        <ns0:tc>
          <ns0:tcPr>
            <ns0:tcW ns0:w="2564" ns0:type="dxa"/>
            <ns0:shd ns0:val="clear" ns0:color="auto" ns0:fill="D9D9D9" ns0:themeFill="background1" ns0:themeFillShade="D9"/>
            <ns0:tcMar/>
            <ns0:vAlign ns0:val="center"/>
          </ns0:tcPr>
          <w:p w14:paraId="5F054A20" w:rsidR="00AE70D4">
            <w:pPr>
              <w:pStyle w:val="CXI_6a6ccf20_Normal"/>
              <ns0:widowControl ns0:val="0"/>
              <ns0:spacing ns0:before="40" ns0:after="40"/>
              <ns0:ind ns0:right="6"/>
              <ns0:rPr>
                <ns0:rFonts ns0:ascii="Arial" ns0:hAnsi="Arial" ns0:cs="Arial"/>
                <ns0:b/>
                <ns0:color ns0:val="000000"/>
                <ns0:sz ns0:val="20"/>
                <ns0:szCs ns0:val="20"/>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Approved </w:t>
            </w:r>
            <ns0:proofErr ns0:type="spellStart"/>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Subprocessors</w:t>
            </w:r>
            <ns0:proofErr ns0:type="spellEnd"/>
          </w:p>
        </ns0:tc>
        <ns0:tc>
          <ns0:tcPr>
            <ns0:tcW ns0:w="7696" ns0:type="dxa"/>
            <ns0:tcMar/>
            <ns0:vAlign ns0:val="center"/>
          </ns0:tcPr>
          <w:p w14:paraId="68F99626" w:rsidR="00AE70D4">
            <w:pPr>
              <w:pStyle w:val="CXI_6a6ccf20_Normal"/>
              <ns0:widowControl ns0:val="0"/>
              <ns0:spacing ns0:before="40" ns0:after="40"/>
              <ns0:ind ns0:right="6"/>
              <ns0:rPr>
                <ns0:rFonts ns0:ascii="Arial" ns0:hAnsi="Arial" ns0:cs="Arial"/>
                <ns0:bCs/>
                <ns0:sz ns0:val="20"/>
                <ns0:szCs ns0:val="20"/>
                <ns0:lang ns0:val="en-AU"/>
              </ns0:rPr>
            </w:pPr>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 xml:space="preserve">See Schedule II</w:t>
            </w:r>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I</w:t>
            </w:r>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AU"/>
              </w:rPr>
              <w:t xml:space="preserve"> to this Agreement</w:t>
            </w:r>
          </w:p>
        </ns0:tc>
      </ns0:tr>
      <ns0:tr ns0:rsidRPr="00EA4495" ns0:rsidR="00AE70D4" ns0:rsidTr="2A0DEF6A" w14:paraId="7709AEF5" w14:textId="77777777">
        <ns0:trPr/>
        <ns0:tc>
          <ns0:tcPr>
            <ns0:tcW ns0:w="2564" ns0:type="dxa"/>
            <ns0:shd ns0:val="clear" ns0:color="auto" ns0:fill="D9D9D9" ns0:themeFill="background1" ns0:themeFillShade="D9"/>
            <ns0:tcMar/>
            <ns0:vAlign ns0:val="center"/>
          </ns0:tcPr>
          <w:p w14:paraId="4D74D6E0" w:rsidR="00AE70D4">
            <w:pPr>
              <w:pStyle w:val="CXI_6a6ccf20_Normal"/>
              <ns0:widowControl ns0:val="0"/>
              <ns0:spacing ns0:before="40" ns0:after="40"/>
              <ns0:ind ns0:right="6"/>
              <ns0:rPr>
                <ns0:rFonts ns0:ascii="Arial" ns0:hAnsi="Arial" ns0:cs="Arial"/>
                <ns0:b/>
                <ns0:color ns0:val="000000"/>
                <ns0:sz ns0:val="20"/>
                <ns0:szCs ns0:val="20"/>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Survival clauses</w:t>
            </w:r>
          </w:p>
        </ns0:tc>
        <ns0:tc>
          <ns0:tcPr>
            <ns0:tcW ns0:w="7696" ns0:type="dxa"/>
            <ns0:tcMar/>
            <ns0:vAlign ns0:val="center"/>
          </ns0:tcPr>
          <w:p w14:paraId="166440AB" w:rsidR="00AE70D4">
            <w:pPr>
              <w:pStyle w:val="CXI_6a6ccf20_Normal"/>
              <ns0:widowControl ns0:val="0"/>
              <ns0:spacing ns0:before="40" ns0:after="40"/>
              <ns0:ind ns0:right="6"/>
              <ns0:rPr>
                <ns0:rFonts ns0:ascii="Arial" ns0:hAnsi="Arial" ns0:cs="Arial"/>
                <ns0:bCs/>
                <ns0:sz ns0:val="20"/>
                <ns0:szCs ns0:val="20"/>
                <ns0:lang ns0:val="en-US"/>
              </ns0:rPr>
            </w:pPr>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DEFINITIONS</w:t>
            </w:r>
          </w:p>
          <w:p w14:paraId="1F11AC2D" w:rsidR="00AE70D4">
            <w:pPr>
              <w:pStyle w:val="CXI_6a6ccf20_Normal"/>
              <ns0:widowControl ns0:val="0"/>
              <ns0:spacing ns0:before="40" ns0:after="40"/>
              <ns0:ind ns0:right="6"/>
              <ns0:rPr>
                <ns0:rFonts ns0:ascii="Arial" ns0:hAnsi="Arial" ns0:cs="Arial"/>
                <ns0:bCs/>
                <ns0:sz ns0:val="20"/>
                <ns0:szCs ns0:val="20"/>
                <ns0:lang ns0:val="en-US"/>
              </ns0:rPr>
            </w:pPr>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 xml:space="preserve">PROCESSOR OBLIGATIONS</w:t>
            </w:r>
          </w:p>
          <w:p w14:paraId="0406FBD7" w:rsidR="00AE70D4">
            <w:pPr>
              <w:pStyle w:val="CXI_6a6ccf20_Normal"/>
              <ns0:widowControl ns0:val="0"/>
              <ns0:spacing ns0:before="40" ns0:after="40"/>
              <ns0:ind ns0:right="6"/>
              <ns0:rPr>
                <ns0:rFonts ns0:ascii="Arial" ns0:hAnsi="Arial" ns0:cs="Arial"/>
                <ns0:bCs/>
                <ns0:sz ns0:val="20"/>
                <ns0:szCs ns0:val="20"/>
                <ns0:lang ns0:val="en-US"/>
              </ns0:rPr>
            </w:pPr>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 xml:space="preserve">RIGHTS OF DATA SUBJECTS</w:t>
            </w:r>
          </w:p>
          <w:p w14:paraId="1AF81125" w:rsidR="00AE70D4">
            <w:pPr>
              <w:pStyle w:val="CXI_6a6ccf20_Normal"/>
              <ns0:widowControl ns0:val="0"/>
              <ns0:spacing ns0:before="40" ns0:after="40"/>
              <ns0:ind ns0:right="6"/>
              <ns0:rPr>
                <ns0:rFonts ns0:ascii="Arial" ns0:hAnsi="Arial" ns0:cs="Arial"/>
                <ns0:bCs/>
                <ns0:sz ns0:val="20"/>
                <ns0:szCs ns0:val="20"/>
                <ns0:lang ns0:val="en-US"/>
              </ns0:rPr>
            </w:pPr>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 xml:space="preserve">LIABILITY AND INDEMNITY</w:t>
            </w:r>
          </w:p>
          <w:p w14:paraId="39B66819" w:rsidR="00AE70D4">
            <w:pPr>
              <w:pStyle w:val="CXI_6a6ccf20_Normal"/>
              <ns0:widowControl ns0:val="0"/>
              <ns0:spacing ns0:before="40" ns0:after="40"/>
              <ns0:ind ns0:right="6"/>
              <ns0:rPr>
                <ns0:rFonts ns0:ascii="Arial" ns0:hAnsi="Arial" ns0:cs="Arial"/>
                <ns0:bCs/>
                <ns0:sz ns0:val="20"/>
                <ns0:szCs ns0:val="20"/>
                <ns0:lang ns0:val="en-US"/>
              </ns0:rPr>
            </w:pPr>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ENFORCEABILITY</w:t>
            </w:r>
          </w:p>
          <w:p w14:paraId="25C44EA4" w:rsidR="00AE70D4">
            <w:pPr>
              <w:pStyle w:val="CXI_6a6ccf20_Normal"/>
              <ns0:widowControl ns0:val="0"/>
              <ns0:spacing ns0:before="40" ns0:after="40"/>
              <ns0:ind ns0:right="6"/>
              <ns0:rPr>
                <ns0:rFonts ns0:ascii="Arial" ns0:hAnsi="Arial" ns0:cs="Arial"/>
                <ns0:bCs/>
                <ns0:sz ns0:val="20"/>
                <ns0:szCs ns0:val="20"/>
                <ns0:lang ns0:val="en-US"/>
              </ns0:rPr>
            </w:pPr>
            <w:r>
              <w:rPr>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 xml:space="preserve">LAW AND JURISDICTION</w:t>
            </w:r>
          </w:p>
        </ns0:tc>
      </ns0:tr>
      <ns0:tr ns0:rsidRPr="00EA4495" ns0:rsidR="00AE70D4" ns0:rsidTr="2A0DEF6A" w14:paraId="448DA435" w14:textId="77777777">
        <ns0:trPr/>
        <ns0:tc>
          <ns0:tcPr>
            <ns0:tcW ns0:w="2564" ns0:type="dxa"/>
            <ns0:shd ns0:val="clear" ns0:color="auto" ns0:fill="D9D9D9" ns0:themeFill="background1" ns0:themeFillShade="D9"/>
            <ns0:tcMar/>
            <ns0:vAlign ns0:val="center"/>
          </ns0:tcPr>
          <w:p w14:paraId="01C34F65" w:rsidR="00381768">
            <w:pPr>
              <w:pStyle w:val="CXI_6a6ccf20_Normal"/>
              <ns0:widowControl ns0:val="0"/>
              <ns0:spacing ns0:before="40" ns0:after="40"/>
              <ns0:ind ns0:right="6"/>
              <ns0:rPr>
                <ns0:rFonts ns0:ascii="Arial" ns0:hAnsi="Arial" ns0:cs="Arial"/>
                <ns0:b/>
                <ns0:color ns0:val="000000"/>
                <ns0:sz ns0:val="20"/>
                <ns0:szCs ns0:val="20"/>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Governing</w:t>
            </w: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 </w:t>
            </w: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L</w:t>
            </w: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aw and competent</w:t>
            </w:r>
          </w:p>
          <w:p w14:paraId="4989F4D9" w:rsidR="00AE70D4">
            <w:pPr>
              <w:pStyle w:val="CXI_6a6ccf20_Normal"/>
              <ns0:widowControl ns0:val="0"/>
              <ns0:spacing ns0:before="40" ns0:after="40"/>
              <ns0:ind ns0:right="6"/>
              <ns0:rPr>
                <ns0:rFonts ns0:ascii="Arial" ns0:hAnsi="Arial" ns0:cs="Arial"/>
                <ns0:b/>
                <ns0:color ns0:val="000000"/>
                <ns0:sz ns0:val="20"/>
                <ns0:szCs ns0:val="20"/>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Courts and j</w:t>
            </w: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urisdiction</w:t>
            </w: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s</w:t>
            </w:r>
          </w:p>
        </ns0:tc>
        <ns0:tc>
          <ns0:tcPr>
            <ns0:tcW ns0:w="7696" ns0:type="dxa"/>
            <ns0:tcMar/>
            <ns0:vAlign ns0:val="center"/>
          </ns0:tcPr>
          <w:p w14:paraId="749DC1DB" w:rsidR="00B63C70">
            <w:pPr>
              <w:pStyle w:val="CXI_6a6ccf20_Normal"/>
              <ns0:rPr>
                <ns0:rFonts ns0:ascii="Arial" ns0:hAnsi="Arial" ns0:cs="Arial"/>
                <ns0:b/>
                <ns0:sz ns0:val="20"/>
                <ns0:szCs ns0:val="20"/>
                <ns0:lang ns0:val="en-US"/>
              </ns0:rPr>
            </w:pPr>
            <w:r>
              <w:rPr>
                <w:b/>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w:rPr>
              <w:t xml:space="preserve"> </w:t>
            </w:r>
            <w:r>
              <w:rPr>
                <w:b/>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ns0:highlight xmlns:ns0="http://schemas.openxmlformats.org/wordprocessingml/2006/main" ns0:val="green"/>
              </w:rPr>
              <w:t xml:space="preserve">{{Governing Law}}</w:t>
            </w:r>
            <w:r>
              <w:rPr>
                <w:b/>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w:rPr>
              <w:t xml:space="preserve">/ </w:t>
            </w:r>
          </w:p>
          <w:p w14:paraId="6322D8CE" w:rsidR="00B63C70">
            <w:pPr>
              <w:pStyle w:val="CXI_6a6ccf20_Normal"/>
              <ns0:rPr>
                <ns0:rFonts ns0:ascii="Arial" ns0:hAnsi="Arial" ns0:cs="Arial"/>
                <ns0:b/>
                <ns0:bCs/>
                <ns0:sz ns0:val="20"/>
                <ns0:szCs ns0:val="20"/>
              </ns0:rPr>
            </w:pPr>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highlight xmlns:ns0="http://schemas.openxmlformats.org/wordprocessingml/2006/main" ns0:val="green"/>
              </w:rPr>
              <w:t xml:space="preserve">{{Governing Law}}</w:t>
            </w:r>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w:rPr>
              <w:t xml:space="preserve"> </w:t>
            </w:r>
            <ns0:proofErr ns0:type="gramStart"/>
            <ns0:proofErr ns0:type="gramEnd"/>
          </w:p>
          <w:p w14:paraId="5ADBFD34" w:rsidR="00AE70D4">
            <w:pPr>
              <w:pStyle w:val="CXI_6a6ccf20_Normal"/>
            </w:pPr>
            <w:r>
              <w:rPr>
                <w:b/>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w:rPr>
              <w:t>/</w:t>
            </w:r>
            <ns0:bookmarkStart ns0:id="66" ns0:name="CXI_6a6ccf20_FillChoice00000018"/>
            <w:r>
              <w:rPr>
                <w:b/>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ns0:highlight xmlns:ns0="http://schemas.openxmlformats.org/wordprocessingml/2006/main" ns0:val="yellow"/>
              </w:rPr>
              <w:t>Islara</w:t>
            </w:r>
            <ns0:bookmarkEnd ns0:id="66"/>
            <w:r>
              <w:rPr>
                <w:b/>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w:rPr>
              <w:t>/</w:t>
            </w:r>
            <ns0:bookmarkStart ns0:id="67" ns0:name="CXI_6a6ccf20_FillChoice00000017"/>
            <w:r>
              <w:rPr>
                <w:b/>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ns0:highlight xmlns:ns0="http://schemas.openxmlformats.org/wordprocessingml/2006/main" ns0:val="yellow"/>
              </w:rPr>
              <w:t>Galmoria</w:t>
            </w:r>
            <ns0:bookmarkEnd ns0:id="67"/>
            <w:r>
              <w:rPr>
                <w:b/>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w:rPr>
              <w:t xml:space="preserve"> </w:t>
            </w:r>
          </w:p>
        </ns0:tc>
      </ns0:tr>
      <ns0:tr ns0:rsidRPr="00EA4495" ns0:rsidR="00AE70D4" ns0:rsidTr="2A0DEF6A" w14:paraId="363A1515" w14:textId="77777777">
        <ns0:trPr/>
        <ns0:tc>
          <ns0:tcPr>
            <ns0:tcW ns0:w="2564" ns0:type="dxa"/>
            <ns0:shd ns0:val="clear" ns0:color="auto" ns0:fill="D9D9D9" ns0:themeFill="background1" ns0:themeFillShade="D9"/>
            <ns0:tcMar/>
            <ns0:vAlign ns0:val="center"/>
          </ns0:tcPr>
          <w:p w14:paraId="08E169D0" w:rsidR="00AE70D4">
            <w:pPr>
              <w:pStyle w:val="CXI_6a6ccf20_Normal"/>
              <ns0:widowControl ns0:val="0"/>
              <ns0:spacing ns0:before="40" ns0:after="40"/>
              <ns0:ind ns0:right="6"/>
              <ns0:rPr>
                <ns0:rFonts ns0:ascii="Arial" ns0:hAnsi="Arial" ns0:cs="Arial"/>
                <ns0:b/>
                <ns0:color ns0:val="000000"/>
                <ns0:sz ns0:val="20"/>
                <ns0:szCs ns0:val="20"/>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LHG Contact Details</w:t>
            </w:r>
          </w:p>
        </ns0:tc>
        <ns0:tc>
          <ns0:tcPr>
            <ns0:tcW ns0:w="7696" ns0:type="dxa"/>
            <ns0:tcMar/>
            <ns0:vAlign ns0:val="center"/>
          </ns0:tcPr>
          <w:p w14:paraId="4AA4FAE6" w:rsidR="00AE70D4">
            <w:pPr>
              <w:pStyle w:val="CXI_6a6ccf20_Normal"/>
              <ns0:widowControl ns0:val="0"/>
              <ns0:spacing ns0:before="40" ns0:after="40"/>
              <ns0:ind ns0:right="6"/>
              <ns0:rPr>
                <ns0:rFonts ns0:ascii="Arial" ns0:hAnsi="Arial" ns0:cs="Arial"/>
                <ns0:bCs/>
                <ns0:sz ns0:val="20"/>
                <ns0:szCs ns0:val="20"/>
                <ns0:lang ns0:val="en-US"/>
              </ns0:rPr>
            </w:pPr>
            <ns0:hyperlink ns0:history="1" r:id="rId20">
              <w:r>
                <w:rPr>
                  <ns0:rFonts xmlns:ns0="http://schemas.openxmlformats.org/wordprocessingml/2006/main" ns0:ascii="Arial" ns0:hAnsi="Arial" ns0:cs="Arial"/>
                  <ns0:rStyle xmlns:ns0="http://schemas.openxmlformats.org/wordprocessingml/2006/main" ns0:val="CXI_6a6ccf20_Hyperlink"/>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privacy@lumen.example</w:t>
              </w:r>
            </ns0:hyperlink>
          </w:p>
        </ns0:tc>
      </ns0:tr>
      <ns0:tr ns0:rsidRPr="00EA4495" ns0:rsidR="006F0993" ns0:rsidTr="2A0DEF6A" w14:paraId="4345FDFF" w14:textId="77777777">
        <ns0:trPr/>
        <ns0:tc>
          <ns0:tcPr>
            <ns0:tcW ns0:w="2564" ns0:type="dxa"/>
            <ns0:shd ns0:val="clear" ns0:color="auto" ns0:fill="D9D9D9" ns0:themeFill="background1" ns0:themeFillShade="D9"/>
            <ns0:tcMar/>
            <ns0:vAlign ns0:val="center"/>
          </ns0:tcPr>
          <w:p w14:paraId="6D47A410" w:rsidR="006F0993">
            <w:pPr>
              <w:pStyle w:val="CXI_6a6ccf20_Normal"/>
              <ns0:widowControl ns0:val="0"/>
              <ns0:spacing ns0:before="40" ns0:after="40"/>
              <ns0:ind ns0:right="6"/>
              <ns0:rPr>
                <ns0:rFonts ns0:ascii="Arial" ns0:hAnsi="Arial" ns0:cs="Arial"/>
                <ns0:b/>
                <ns0:color ns0:val="000000"/>
                <ns0:sz ns0:val="20"/>
                <ns0:szCs ns0:val="20"/>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Vendor</w:t>
            </w:r>
            <w:r>
              <w:rPr>
                <w:b/>
                <ns0:rFonts xmlns:ns0="http://schemas.openxmlformats.org/wordprocessingml/2006/main" ns0:ascii="Arial" ns0:hAnsi="Arial" ns0:cs="Arial"/>
                <ns0:color xmlns:ns0="http://schemas.openxmlformats.org/wordprocessingml/2006/main" ns0:val="000000"/>
                <ns0:sz xmlns:ns0="http://schemas.openxmlformats.org/wordprocessingml/2006/main" ns0:val="20"/>
                <ns0:szCs xmlns:ns0="http://schemas.openxmlformats.org/wordprocessingml/2006/main" ns0:val="20"/>
                <ns0:lang xmlns:ns0="http://schemas.openxmlformats.org/wordprocessingml/2006/main" ns0:val="en-AU"/>
              </w:rPr>
              <w:t xml:space="preserve"> Contact Details</w:t>
            </w:r>
          </w:p>
        </ns0:tc>
        <ns0:tc>
          <ns0:tcPr>
            <ns0:tcW ns0:w="7696" ns0:type="dxa"/>
            <ns0:tcMar/>
          </ns0:tcPr>
          <w:p w14:paraId="706DE70E" w:rsidR="006F0993">
            <w:pPr>
              <w:pStyle w:val="CXI_6a6ccf20_Normal"/>
              <ns0:rPr>
                <ns0:rFonts ns0:ascii="Arial" ns0:hAnsi="Arial" ns0:cs="Arial"/>
                <ns0:b/>
                <ns0:bCs/>
                <ns0:sz ns0:val="20"/>
                <ns0:szCs ns0:val="20"/>
              </ns0:rPr>
            </w:pPr>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highlight xmlns:ns0="http://schemas.openxmlformats.org/wordprocessingml/2006/main" ns0:val="green"/>
              </w:rPr>
              <w:t xml:space="preserve">{{Data Protection Officer Contact}}</w:t>
            </w:r>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w:rPr>
              <w:t>]</w:t>
            </w:r>
          </w:p>
        </ns0:tc>
      </ns0:tr>
    </ns0:tbl>
    <w:p xmlns:ns0="http://schemas.openxmlformats.org/wordprocessingml/2006/main" w14:paraId="0CF75A49" w:rsidR="00E35166">
      <w:pPr>
        <w:pStyle w:val="CXI_6a6ccf20_Normal"/>
        <ns0:spacing ns0:after="0" ns0:line="240" ns0:lineRule="auto"/>
        <ns0:rPr>
          <ns0:rFonts ns0:ascii="Arial" ns0:hAnsi="Arial" ns0:cs="Arial"/>
          <ns0:sz ns0:val="16"/>
          <ns0:szCs ns0:val="16"/>
        </ns0:rPr>
      </w:pPr>
      <w:r>
        <w:rPr>
          <ns0:rFonts xmlns:ns0="http://schemas.openxmlformats.org/wordprocessingml/2006/main" ns0:ascii="Arial" ns0:hAnsi="Arial" ns0:cs="Arial"/>
          <ns0:sz xmlns:ns0="http://schemas.openxmlformats.org/wordprocessingml/2006/main" ns0:val="16"/>
          <ns0:szCs xmlns:ns0="http://schemas.openxmlformats.org/wordprocessingml/2006/main" ns0:val="16"/>
        </w:rPr>
        <ns0:br ns0:type="page"/>
      </w:r>
    </w:p>
    <ns0:tbl xmlns:w14="http://schemas.microsoft.com/office/word/2010/wordml" xmlns:ns0="http://schemas.openxmlformats.org/wordprocessingml/2006/main">
      <ns0:tblPr>
        <ns0:tblStyle ns0:val="CXI_6a6ccf20_TableGrid"/>
        <ns0:tblW ns0:w="10343" ns0:type="dxa"/>
        <ns0:tblInd ns0:w="-709" ns0:type="dxa"/>
        <ns0:tblLook ns0:val="04A0" ns0:firstRow="1" ns0:lastRow="0" ns0:firstColumn="1" ns0:lastColumn="0" ns0:noHBand="0" ns0:noVBand="1"/>
      </ns0:tblPr>
      <ns0:tblGrid>
        <ns0:gridCol ns0:w="10343"/>
      </ns0:tblGrid>
      <ns0:tr ns0:rsidR="00351138" ns0:rsidTr="00755966" w14:paraId="35B18CCE" w14:textId="77777777">
        <ns0:trPr>
          <ns0:trHeight ns0:val="310"/>
        </ns0:trPr>
        <ns0:tc>
          <ns0:tcPr>
            <ns0:tcW ns0:w="10343" ns0:type="dxa"/>
            <ns0:tcBorders>
              <ns0:top ns0:val="nil"/>
              <ns0:left ns0:val="nil"/>
              <ns0:bottom ns0:val="nil"/>
              <ns0:right ns0:val="nil"/>
            </ns0:tcBorders>
            <ns0:shd ns0:val="clear" ns0:color="auto" ns0:fill="000000" ns0:themeFill="text1"/>
            <ns0:vAlign ns0:val="center"/>
          </ns0:tcPr>
          <w:p w14:paraId="658836F7" w:rsidR="00351138">
            <w:pPr>
              <w:pStyle w:val="CXI_6a6ccf20_Normal"/>
              <ns0:rPr>
                <ns0:rFonts ns0:ascii="Arial" ns0:hAnsi="Arial" ns0:cs="Arial"/>
                <ns0:b/>
                <ns0:sz ns0:val="20"/>
                <ns0:szCs ns0:val="20"/>
              </ns0:rPr>
            </w:pPr>
            <w:r>
              <w:rPr>
                <w:b/>
                <ns0:rFonts xmlns:ns0="http://schemas.openxmlformats.org/wordprocessingml/2006/main" ns0:ascii="Arial" ns0:hAnsi="Arial" ns0:cs="Arial"/>
                <ns0:sz xmlns:ns0="http://schemas.openxmlformats.org/wordprocessingml/2006/main" ns0:val="20"/>
                <ns0:szCs xmlns:ns0="http://schemas.openxmlformats.org/wordprocessingml/2006/main" ns0:val="20"/>
              </w:rPr>
              <w:t xml:space="preserve">GENERAL TERMS PROCESSING AGREEMENT</w:t>
            </w:r>
          </w:p>
        </ns0:tc>
      </ns0:tr>
    </ns0:tbl>
    <w:p xmlns:ns0="http://schemas.openxmlformats.org/wordprocessingml/2006/main" w14:paraId="1B82A44C" w:rsidR="00643704">
      <w:pPr>
        <w:pStyle w:val="CXI_6a6ccf20_Normal"/>
        <ns0:rPr>
          <ns0:rFonts ns0:ascii="Arial" ns0:hAnsi="Arial" ns0:cs="Arial"/>
          <ns0:sz ns0:val="20"/>
          <ns0:szCs ns0:val="20"/>
        </ns0:rPr>
      </w:pPr>
    </w:p>
    <w:p xmlns:ns0="http://schemas.openxmlformats.org/wordprocessingml/2006/main" w14:paraId="0BBD1E69" w:rsidR="00DB1247">
      <w:pPr>
        <w:pStyle w:val="CXI_6a6ccf20_Normal"/>
        <ns0:spacing ns0:after="0" ns0:line="240" ns0:lineRule="auto"/>
        <ns0:ind ns0:left="-142"/>
        <ns0:jc ns0:val="both"/>
        <ns0:rPr>
          <ns0:rFonts ns0:ascii="Arial" ns0:hAnsi="Arial" ns0:cs="Arial"/>
          <ns0:sz ns0:val="20"/>
          <ns0:szCs ns0:val="20"/>
        </ns0:rPr>
        <ns0:sectPr ns0:rsidR="00DB1247" ns0:rsidSect="00643704">
          <ns0:headerReference ns0:type="default" r:id="rId21"/>
          <ns0:footerReference ns0:type="even" r:id="rId22"/>
          <ns0:footerReference ns0:type="default" r:id="rId23"/>
          <ns0:footerReference ns0:type="first" r:id="rId24"/>
          <ns0:type ns0:val="continuous"/>
          <ns0:pgSz ns0:w="11906" ns0:h="16838" ns0:orient="portrait"/>
          <ns0:pgMar ns0:top="1440" ns0:right="991" ns0:bottom="1440" ns0:left="1440" ns0:header="142" ns0:footer="708" ns0:gutter="0"/>
          <ns0:paperSrc ns0:first="11" ns0:other="11"/>
          <ns0:pgNumType ns0:fmt="numberInDash"/>
          <ns0:cols ns0:space="708"/>
          <ns0:docGrid ns0:linePitch="360"/>
        </ns0:sectPr>
      </w:pPr>
    </w:p>
    <w:p xmlns:ns0="http://schemas.openxmlformats.org/wordprocessingml/2006/main" w14:paraId="52B20B2A" w:rsidR="00BC594B">
      <w:pPr>
        <w:pStyle w:val="CXI_6a6ccf20_ListParagraph"/>
        <w:numPr>
          <w:ilvl w:val="0"/>
          <w:numId w:val="74"/>
        </w:numPr>
        <ns0:widowControl ns0:val="0"/>
        <ns0:ind ns0:left="-426" ns0:right="6" ns0:hanging="283"/>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LHG is a sales and customer service organisation that, </w:t>
      </w:r>
      <ns0:proofErr ns0:type="gramStart"/>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in order to</w:t>
      </w:r>
      <ns0:proofErr ns0:type="gramEnd"/>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execute its business, uses personal data.</w:t>
      </w:r>
    </w:p>
    <w:p xmlns:ns0="http://schemas.openxmlformats.org/wordprocessingml/2006/main" w14:paraId="13631BC8" w:rsidR="00BC594B">
      <w:pPr>
        <w:pStyle w:val="CXI_6a6ccf20_ListParagraph"/>
        <w:numPr>
          <w:ilvl w:val="0"/>
          <w:numId w:val="74"/>
        </w:numPr>
        <ns0:widowControl ns0:val="0"/>
        <ns0:ind ns0:left="-426" ns0:right="6" ns0:hanging="283"/>
        <ns0:contextualSpacing/>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business is described in the Agreement Summary.</w:t>
      </w:r>
    </w:p>
    <w:p xmlns:ns0="http://schemas.openxmlformats.org/wordprocessingml/2006/main" w14:paraId="1CE3B7D2" w:rsidR="009221D1">
      <w:pPr>
        <w:pStyle w:val="CXI_6a6ccf20_ListParagraph"/>
        <w:numPr>
          <w:ilvl w:val="0"/>
          <w:numId w:val="74"/>
        </w:numPr>
        <ns0:widowControl ns0:val="0"/>
        <ns0:ind ns0:left="-426" ns0:right="6" ns0:hanging="283"/>
        <ns0:contextualSpacing/>
        <ns0:jc ns0:val="both"/>
        <ns0:rPr>
          <ns0:rFonts ns0:ascii="Arial" ns0:hAnsi="Arial" ns0:cs="Arial"/>
          <ns0:color ns0:val="000000"/>
          <ns0:sz ns0:val="14"/>
          <ns0:szCs ns0:val="14"/>
          <ns0:lang ns0:val="en-AU"/>
        </ns0:rPr>
      </w:pPr>
      <ns0:bookmarkStart ns0:name="CXI_6a6ccf20__Hlk72913876" ns0:id="68"/>
      <ns0:bookmarkStart ns0:name="CXI_6a6ccf20__Hlk72913908" ns0:id="69"/>
      <ns0:bookmarkStart ns0:name="CXI_6a6ccf20__Hlk72914837" ns0:id="70"/>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Parties have agreed under the Main Agreement that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shall process data </w:t>
      </w:r>
      <ns0:proofErr ns0:type="gramStart"/>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in the course of</w:t>
      </w:r>
      <ns0:proofErr ns0:type="gramEnd"/>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performance of the</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Services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under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Main Agreement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For the purposes of this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Data Processing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Agreement,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Vendor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qualifies as a processor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under applicable Data Protection Rules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p>
    <w:p xmlns:ns0="http://schemas.openxmlformats.org/wordprocessingml/2006/main" w14:paraId="6DF2A0E3" w:rsidR="0042582C">
      <w:pPr>
        <w:pStyle w:val="CXI_6a6ccf20_ListParagraph"/>
        <w:numPr>
          <w:ilvl w:val="0"/>
          <w:numId w:val="74"/>
        </w:numPr>
        <ns0:widowControl ns0:val="0"/>
        <ns0:ind ns0:left="-426" ns0:right="6" ns0:hanging="283"/>
        <ns0:contextualSpacing/>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For the purposes of this Data Processing Agreement,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LHG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qualifies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as a controller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under applicable Data Protection</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Rules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However, exceptionally, LHG may act as a processor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This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will not affect the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obligations of Parties set forth herei</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n</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p>
    <w:p xmlns:ns0="http://schemas.openxmlformats.org/wordprocessingml/2006/main" w14:paraId="670FC76E" w:rsidR="009221D1">
      <w:pPr>
        <w:pStyle w:val="CXI_6a6ccf20_ListParagraph"/>
        <w:numPr>
          <w:ilvl w:val="0"/>
          <w:numId w:val="74"/>
        </w:numPr>
        <ns0:widowControl ns0:val="0"/>
        <ns0:ind ns0:left="-426" ns0:right="6" ns0:hanging="283"/>
        <ns0:contextualSpacing/>
        <ns0:jc ns0:val="both"/>
        <ns0:rPr>
          <ns0:rFonts ns0:ascii="Arial" ns0:hAnsi="Arial" ns0:cs="Arial"/>
          <ns0:color ns0:val="000000"/>
          <ns0:sz ns0:val="14"/>
          <ns0:szCs ns0:val="14"/>
          <ns0:lang ns0:val="en-AU"/>
        </ns0:rPr>
      </w:pPr>
      <ns0:proofErr ns0:type="gramStart"/>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For the purpose of</w:t>
      </w:r>
      <ns0:proofErr ns0:type="gramEnd"/>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this Agreement, Parties have further agreed that any current and future LHG Affiliate(s) entitled to receive the Services under the Main Agreement will automatically be deemed a party to this Data Processing Agreement, including its annexes, unless otherwise notified by LHG to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Parties agree that each such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LHG entity</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is a separate party to this Data Processing Agreement for its own purposes and its own data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p</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rocessing. The Parties agree</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that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use of a single Data Processing Agreement for multiple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c</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ontrollers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or processors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is undertaken solely for efficiency purposes (i.e., to avoid a multitude of different contract documents)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w:t>
      </w:r>
      <ns0:proofErr ns0:type="spellStart"/>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w:t>
      </w:r>
      <ns0:proofErr ns0:type="spellEnd"/>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shall result in legally separate Data Processing Agreements between the respective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LHG entities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(ii) shall not create, modify or terminate any legal or other relationship whatsoever between the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LHG entities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p>
    <w:p xmlns:ns0="http://schemas.openxmlformats.org/wordprocessingml/2006/main" w14:paraId="6362C67D" w:rsidR="009221D1">
      <w:pPr>
        <w:pStyle w:val="CXI_6a6ccf20_ListParagraph"/>
        <w:numPr>
          <w:ilvl w:val="0"/>
          <w:numId w:val="74"/>
        </w:numPr>
        <ns0:widowControl ns0:val="0"/>
        <ns0:ind ns0:left="-426" ns0:right="6" ns0:hanging="283"/>
        <ns0:contextualSpacing/>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Pursuant to the terms of the Main Agreement, it is contemplated that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ervices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may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involve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Other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ransfer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of personal data. </w:t>
      </w:r>
    </w:p>
    <w:p xmlns:ns0="http://schemas.openxmlformats.org/wordprocessingml/2006/main" w14:paraId="0E00F0B4" w:rsidR="00B12144">
      <w:pPr>
        <w:pStyle w:val="CXI_6a6ccf20_ListParagraph"/>
        <w:numPr>
          <w:ilvl w:val="0"/>
          <w:numId w:val="74"/>
        </w:numPr>
        <ns0:widowControl ns0:val="0"/>
        <ns0:ind ns0:left="-426" ns0:right="6" ns0:hanging="283"/>
        <ns0:contextualSpacing/>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This Agreement set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forth the requirements that the</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Vendor m</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u</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st abide by in relation to the provision of the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ervices under the Main Agreement. In addition, it provides for a framework to allow for the Transfer of personal data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between the Parties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proofErr ns0:type="gramStart"/>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in particular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to</w:t>
      </w:r>
      <ns0:proofErr ns0:type="gramEnd"/>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allow for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any Other Transfer of personal data</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p>
    <w:p xmlns:ns0="http://schemas.openxmlformats.org/wordprocessingml/2006/main" w14:paraId="30B33BAB" w:rsidR="009221D1">
      <w:pPr>
        <w:pStyle w:val="CXI_6a6ccf20_ListParagraph"/>
        <w:numPr>
          <w:ilvl w:val="0"/>
          <w:numId w:val="74"/>
        </w:numPr>
        <ns0:widowControl ns0:val="0"/>
        <ns0:ind ns0:left="-426" ns0:right="6" ns0:hanging="283"/>
        <ns0:contextualSpacing/>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All agreements made by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Parties regarding the processing of personal data are governed by this Agreement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p>
    <w:p xmlns:ns0="http://schemas.openxmlformats.org/wordprocessingml/2006/main" w14:paraId="6704D4E1" w:rsidR="009221D1">
      <w:pPr>
        <w:pStyle w:val="CXI_6a6ccf20_ListParagraph"/>
        <w:numPr>
          <w:ilvl w:val="0"/>
          <w:numId w:val="74"/>
        </w:numPr>
        <ns0:widowControl ns0:val="0"/>
        <ns0:ind ns0:left="-426" ns0:right="6" ns0:hanging="283"/>
        <ns0:contextualSpacing/>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This Agreement is concluded within the context of the Main Agreement </w:t>
      </w:r>
      <ns0:proofErr ns0:type="gramStart"/>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entered into</w:t>
      </w:r>
      <ns0:proofErr ns0:type="gramEnd"/>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between the Parties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If there are any conflicts between the provisions of this Agreement and the provisions of the Main Agreement the provisions of this Agreement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shall</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prevail</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If there are any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conflicts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or inconsistencies between this Agreement and the Standard Contractual Clauses, the Standard Contractual-Clauses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shall prevail</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bookmarkEnd ns0:id="68"/>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bookmarkEnd ns0:id="69"/>
    </w:p>
    <ns0:bookmarkEnd xmlns:ns0="http://schemas.openxmlformats.org/wordprocessingml/2006/main" ns0:id="70"/>
    <w:p xmlns:ns0="http://schemas.openxmlformats.org/wordprocessingml/2006/main" w14:paraId="1D0F3761" w:rsidR="00BC594B">
      <w:pPr>
        <w:pStyle w:val="CXI_6a6ccf20_ListParagraph"/>
        <ns0:widowControl ns0:val="0"/>
        <ns0:ind ns0:left="-426" ns0:right="6"/>
        <ns0:contextualSpacing/>
        <ns0:jc ns0:val="both"/>
        <ns0:rPr>
          <ns0:rFonts ns0:ascii="Arial" ns0:hAnsi="Arial" ns0:cs="Arial"/>
          <ns0:color ns0:val="000000"/>
          <ns0:sz ns0:val="14"/>
          <ns0:szCs ns0:val="14"/>
        </ns0:rPr>
      </w:pPr>
    </w:p>
    <w:p xmlns:ns0="http://schemas.openxmlformats.org/wordprocessingml/2006/main" w14:paraId="0AE9DFFF" w:rsidR="00BC594B">
      <w:pPr>
        <w:pStyle w:val="CXI_6a6ccf20_Normal"/>
        <w:numPr>
          <w:ilvl w:val="0"/>
          <w:numId w:val="73"/>
        </w:numPr>
        <ns0:widowControl ns0:val="0"/>
        <ns0:tabs>
          <ns0:tab ns0:val="clear" ns0:pos="567"/>
          <ns0:tab ns0:val="num" ns0:pos="284"/>
        </ns0:tabs>
        <ns0:spacing ns0:after="0" ns0:line="240" ns0:lineRule="auto"/>
        <ns0:ind ns0:left="-426" ns0:right="6" ns0:hanging="283"/>
        <ns0:jc ns0:val="both"/>
        <ns0:rPr>
          <ns0:rFonts ns0:ascii="Arial" ns0:hAnsi="Arial" ns0:cs="Arial"/>
          <ns0:b/>
          <ns0:color ns0:val="000000"/>
          <ns0:sz ns0:val="14"/>
          <ns0:szCs ns0:val="14"/>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DEFINITIONS </w:t>
      </w:r>
    </w:p>
    <w:p xmlns:ns0="http://schemas.openxmlformats.org/wordprocessingml/2006/main" w14:paraId="4942ECAA" w:rsidR="00BC594B">
      <w:pPr>
        <w:pStyle w:val="CXI_6a6ccf20_Normal"/>
        <w:numPr>
          <w:ilvl w:val="1"/>
          <w:numId w:val="73"/>
        </w:numPr>
        <ns0:widowControl ns0:val="0"/>
        <ns0:tabs>
          <ns0:tab ns0:val="clear" ns0:pos="567"/>
          <ns0:tab ns0:val="num" ns0:pos="284"/>
        </ns0:tabs>
        <ns0:spacing ns0:after="0" ns0:line="240" ns0:lineRule="auto"/>
        <ns0:ind ns0:left="-426" ns0:right="6" ns0:hanging="283"/>
        <ns0:jc ns0:val="both"/>
        <ns0:rPr>
          <ns0:rFonts ns0:ascii="Arial" ns0:hAnsi="Arial" ns0:cs="Arial"/>
          <ns0:b/>
          <ns0:bCs/>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ns0:lang xmlns:ns0="http://schemas.openxmlformats.org/wordprocessingml/2006/main" ns0:val="en-AU"/>
        </w:rPr>
        <w:t xml:space="preserve">Lower case terms used but not defined in this Agreement, such as “personal data”, “personal data breach”, “processing”, “controller”, “processor”, and “data subject”, will have the same meaning as set forth in Article 4 GDPR.</w:t>
      </w:r>
    </w:p>
    <w:p xmlns:ns0="http://schemas.openxmlformats.org/wordprocessingml/2006/main" w14:paraId="277E03FC" w:rsidR="00BC594B">
      <w:pPr>
        <w:pStyle w:val="CXI_6a6ccf20_Normal"/>
        <w:numPr>
          <w:ilvl w:val="1"/>
          <w:numId w:val="73"/>
        </w:numPr>
        <ns0:widowControl ns0:val="0"/>
        <ns0:tabs>
          <ns0:tab ns0:val="clear" ns0:pos="567"/>
          <ns0:tab ns0:val="num" ns0:pos="284"/>
        </ns0:tabs>
        <ns0:spacing ns0:after="0" ns0:line="240" ns0:lineRule="auto"/>
        <ns0:ind ns0:left="-426" ns0:right="6" ns0:hanging="283"/>
        <ns0:jc ns0:val="both"/>
        <ns0:rPr>
          <ns0:rFonts ns0:ascii="Arial" ns0:hAnsi="Arial" ns0:cs="Arial"/>
          <ns0:b/>
          <ns0:color ns0:val="000000"/>
          <ns0:sz ns0:val="14"/>
          <ns0:szCs ns0:val="14"/>
          <ns0:lang ns0:val="en-AU"/>
        </ns0:rPr>
      </w:pPr>
      <ns0:proofErr ns0:type="gramStart"/>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For the purpose of</w:t>
      </w:r>
      <ns0:proofErr ns0:type="gramEnd"/>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this Agreement the terms used in the Agreement Summary will have the meaning as set forth in the Agreement Summary</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p>
    <w:p xmlns:ns0="http://schemas.openxmlformats.org/wordprocessingml/2006/main" w14:paraId="286BA64D" w:rsidR="00BC594B">
      <w:pPr>
        <w:pStyle w:val="CXI_6a6ccf20_Normal"/>
        <w:numPr>
          <w:ilvl w:val="1"/>
          <w:numId w:val="73"/>
        </w:numPr>
        <ns0:widowControl ns0:val="0"/>
        <ns0:tabs>
          <ns0:tab ns0:val="clear" ns0:pos="567"/>
          <ns0:tab ns0:val="num" ns0:pos="284"/>
        </ns0:tabs>
        <ns0:spacing ns0:after="0" ns0:line="240" ns0:lineRule="auto"/>
        <ns0:ind ns0:left="-426" ns0:right="6" ns0:hanging="283"/>
        <ns0:jc ns0:val="both"/>
        <ns0:rPr>
          <ns0:rFonts ns0:ascii="Arial" ns0:hAnsi="Arial" ns0:cs="Arial"/>
          <ns0:b/>
          <ns0:color ns0:val="000000"/>
          <ns0:sz ns0:val="14"/>
          <ns0:szCs ns0:val="14"/>
          <ns0:lang ns0:val="en-AU"/>
        </ns0:rPr>
      </w:pPr>
      <ns0:proofErr ns0:type="gramStart"/>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For the purpose of</w:t>
      </w:r>
      <ns0:proofErr ns0:type="gramEnd"/>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this Agreement:</w:t>
      </w:r>
    </w:p>
    <w:p xmlns:ns0="http://schemas.openxmlformats.org/wordprocessingml/2006/main" w14:paraId="44D7A3F3" w:rsidR="00BC594B">
      <w:pPr>
        <w:pStyle w:val="CXI_6a6ccf20_Normal"/>
        <ns0:widowControl ns0:val="0"/>
        <ns0:tabs>
          <ns0:tab ns0:val="num" ns0:pos="284"/>
        </ns0:tabs>
        <ns0:spacing ns0:after="0"/>
        <ns0:ind ns0:left="-426" ns0:right="6" ns0:hanging="283"/>
        <ns0:jc ns0:val="both"/>
        <ns0:rPr>
          <ns0:rFonts ns0:ascii="Arial" ns0:hAnsi="Arial" ns0:cs="Arial"/>
          <ns0:iCs/>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Affiliate</w:t>
      </w:r>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means in relation to a party, its parent undertaking or its subsidiary undertaking or a subsidiary undertaking of its parent undertaking, in each case from time to time (“subsidiary undertaking” and “parent undertaking” have the meanings as defined in the legislation of the Jurisdiction detailed in the Agreement Summary).</w:t>
      </w:r>
    </w:p>
    <w:p xmlns:ns0="http://schemas.openxmlformats.org/wordprocessingml/2006/main" w14:paraId="1FB98229" w:rsidR="00BC594B">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Agreement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or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 xml:space="preserve">Data Processing Agreement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means the Agreement Summary, these terms and all Schedules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Annexes and Appendices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to this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Agreement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p>
    <w:p xmlns:ns0="http://schemas.openxmlformats.org/wordprocessingml/2006/main" w14:paraId="2AC3336A" w:rsidR="00BC594B">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 xml:space="preserve">Agreement Summary</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means the section entitled ‘Agreement Summary’ at the beginning of this Agreement.</w:t>
      </w:r>
    </w:p>
    <w:p xmlns:ns0="http://schemas.openxmlformats.org/wordprocessingml/2006/main" w14:paraId="1DAE6D44" w:rsidR="001E06AC">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 xml:space="preserve">Data Exporter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means a Party that Transfers personal data to another Party (the Data Importer) acting in that </w:t>
      </w:r>
      <ns0:proofErr ns0:type="gramStart"/>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capacity;</w:t>
      </w:r>
      <ns0:proofErr ns0:type="gramEnd"/>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p>
    <w:p xmlns:ns0="http://schemas.openxmlformats.org/wordprocessingml/2006/main" w14:paraId="285E6E14" w:rsidR="001E06AC">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 xml:space="preserve">Data Importer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means a Party that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receive</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p</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ersonal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d</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ata from another Party</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or accesses personal data processed by such other Party</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Data Exporter) acting in that </w:t>
      </w:r>
      <ns0:proofErr ns0:type="gramStart"/>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capacity;</w:t>
      </w:r>
      <ns0:proofErr ns0:type="gramEnd"/>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w:p>
    <w:p xmlns:ns0="http://schemas.openxmlformats.org/wordprocessingml/2006/main" w14:paraId="65D0F8C5" w:rsidR="006A7D95">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 xml:space="preserve">Data Protection Rules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means the relevant national laws that apply to the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processing and/or Transfer of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personal data, including any applicable data protection, privacy and information security laws, regulations, decisions, guidelines and codes of practice used or issued from time to time by a competent authority</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including but not limited to the General Data Protection Regulation 2016/679 (the “</w:t>
      </w:r>
      <w:r>
        <w:rPr>
          <w:b/>
          <ns0:rFonts xmlns:ns0="http://schemas.openxmlformats.org/wordprocessingml/2006/main" ns0:ascii="Arial" ns0:hAnsi="Arial" ns0:cs="Arial"/>
          <ns0:b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GDPR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its national implementations in the European Economic Area (“</w:t>
      </w:r>
      <w:r>
        <w:rPr>
          <w:b/>
          <ns0:rFonts xmlns:ns0="http://schemas.openxmlformats.org/wordprocessingml/2006/main" ns0:ascii="Arial" ns0:hAnsi="Arial" ns0:cs="Arial"/>
          <ns0:b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EEA</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the Northland</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w:p>
    <w:p xmlns:ns0="http://schemas.openxmlformats.org/wordprocessingml/2006/main" w14:paraId="0A0FB79D" w:rsidR="008E6419">
      <w:pPr>
        <w:pStyle w:val="CXI_6a6ccf20_Normal"/>
        <ns0:widowControl ns0:val="0"/>
        <ns0:tabs>
          <ns0:tab ns0:val="num" ns0:pos="284"/>
        </ns0:tabs>
        <ns0:spacing ns0:after="0"/>
        <ns0:ind ns0:right="6"/>
        <ns0:jc ns0:val="both"/>
        <ns0:rPr>
          <ns0:rFonts ns0:ascii="Arial" ns0:hAnsi="Arial" ns0:cs="Arial"/>
          <ns0:color ns0:val="000000"/>
          <ns0:sz ns0:val="14"/>
          <ns0:szCs ns0:val="14"/>
          <ns0:lang ns0:val="en-AU"/>
        </ns0:rPr>
      </w:pPr>
    </w:p>
    <w:p xmlns:ns0="http://schemas.openxmlformats.org/wordprocessingml/2006/main" w14:paraId="5C34742B" w:rsidR="009221D1">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 xml:space="preserve">Main Agreement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means the service contract including amongst others the processing of personal data as described in the Agreement Summary.</w:t>
      </w:r>
    </w:p>
    <w:p xmlns:ns0="http://schemas.openxmlformats.org/wordprocessingml/2006/main" w14:paraId="63597E98" w:rsidR="009221D1">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Parties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LHG and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p>
    <w:p xmlns:ns0="http://schemas.openxmlformats.org/wordprocessingml/2006/main" w14:paraId="298B5C11" w:rsidR="00461BC1">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ns0:bookmarkStart ns0:name="CXI_6a6ccf20__Hlk72913948" ns0:id="71"/>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 xml:space="preserve">Non-Restricted Country</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means a jurisdiction to which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p</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ersonal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d</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ata can be Transferred without restriction under applicable Data Protection Rules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p>
    <w:p xmlns:ns0="http://schemas.openxmlformats.org/wordprocessingml/2006/main" w14:paraId="44289028" w:rsidR="00461BC1">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 xml:space="preserve">Other Transfer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means any Transfer of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p</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ersonal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d</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ata by a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D</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ata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E</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xporter to a country that does not qualify as a Non-Restricted Country</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p>
    <w:p xmlns:ns0="http://schemas.openxmlformats.org/wordprocessingml/2006/main" w14:paraId="2679E1F1" w:rsidR="009221D1">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Schedule</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means the schedules to this Agreement.</w:t>
      </w:r>
    </w:p>
    <w:p xmlns:ns0="http://schemas.openxmlformats.org/wordprocessingml/2006/main" w14:paraId="0BA1F97B" w:rsidR="0042582C">
      <w:pPr>
        <w:pStyle w:val="CXI_6a6ccf20_Normal"/>
        <ns0:widowControl ns0:val="0"/>
        <ns0:tabs>
          <ns0:tab ns0:val="num" ns0:pos="284"/>
        </ns0:tabs>
        <ns0:spacing ns0:after="0"/>
        <ns0:ind ns0:left="-426" ns0:right="6" ns0:hanging="283"/>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Services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means the services provided by the Vendor to LHG as described in the Main Agreement.</w:t>
      </w:r>
    </w:p>
    <w:p xmlns:ns0="http://schemas.openxmlformats.org/wordprocessingml/2006/main" w14:paraId="0150169B" w:rsidR="001E103F">
      <w:pPr>
        <w:pStyle w:val="CXI_6a6ccf20_Normal"/>
        <ns0:widowControl ns0:val="0"/>
        <ns0:tabs>
          <ns0:tab ns0:val="num" ns0:pos="450"/>
        </ns0:tabs>
        <ns0:spacing ns0:after="0"/>
        <ns0:ind ns0:left="-426" ns0:right="-65" ns0:hanging="283"/>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 xml:space="preserve">Standard Contractual Clauses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means the contractual clauses </w:t>
      </w:r>
      <ns0:proofErr ns0:type="gramStart"/>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entered into</w:t>
      </w:r>
      <ns0:proofErr ns0:type="gramEnd"/>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between the Parties to secure international personal data transfers, such as the Standard Contractual</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Clauses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adopted by the</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EU Commission</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by means of the</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Implementing Decision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EU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2021/914 of June 4, 2021</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w:t>
      </w:r>
      <w:r>
        <w:rPr>
          <w:b/>
          <ns0:rFonts xmlns:ns0="http://schemas.openxmlformats.org/wordprocessingml/2006/main" ns0:ascii="Arial" ns0:hAnsi="Arial" ns0:cs="Arial"/>
          <ns0:b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2021 SCCs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or any similar set of clauses or transfer mechanism adopted by non-EU authorities from time to time.</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w:p>
    <w:p xmlns:ns0="http://schemas.openxmlformats.org/wordprocessingml/2006/main" w14:paraId="2CDD9871" w:rsidR="009221D1">
      <w:pPr>
        <w:pStyle w:val="CXI_6a6ccf20_Normal"/>
        <ns0:widowControl ns0:val="0"/>
        <ns0:tabs>
          <ns0:tab ns0:val="num" ns0:pos="450"/>
        </ns0:tabs>
        <ns0:spacing ns0:after="0"/>
        <ns0:ind ns0:left="-426" ns0:right="-65" ns0:hanging="283"/>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proofErr ns0:type="spellStart"/>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Subprocessor</w:t>
      </w:r>
      <ns0:proofErr ns0:type="spellEnd"/>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means the other processors that are used by processor to process personal data</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including any Affiliates of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p</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rocessor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p>
    <w:p xmlns:ns0="http://schemas.openxmlformats.org/wordprocessingml/2006/main" w14:paraId="213617B9" w:rsidR="00750AD0">
      <w:pPr>
        <w:pStyle w:val="CXI_6a6ccf20_Normal"/>
        <ns0:widowControl ns0:val="0"/>
        <ns0:spacing ns0:after="0"/>
        <ns0:ind ns0:left="-450" ns0:right="6"/>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Transfer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or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Transferred</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means the transmission, disclosure, dissemination, communication, provision of, or otherwise making accessible or available of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p</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ersonal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d</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ata by one Party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Data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Exporter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to any other Party</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Data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Importer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including by granting or providing direct or remote access to Personal Data.</w:t>
      </w:r>
    </w:p>
    <w:p xmlns:ns0="http://schemas.openxmlformats.org/wordprocessingml/2006/main" w14:paraId="092FDC92" w:rsidR="00BC594B">
      <w:pPr>
        <w:pStyle w:val="CXI_6a6ccf20_Normal"/>
        <ns0:widowControl ns0:val="0"/>
        <ns0:tabs>
          <ns0:tab ns0:val="num" ns0:pos="284"/>
        </ns0:tabs>
        <ns0:spacing ns0:after="0"/>
        <ns0:ind ns0:left="-450" ns0:right="6"/>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u xmlns:ns0="http://schemas.openxmlformats.org/wordprocessingml/2006/main" ns0:val="single"/>
          <ns0:lang xmlns:ns0="http://schemas.openxmlformats.org/wordprocessingml/2006/main" ns0:val="en-AU"/>
        </w:rPr>
        <w:t xml:space="preserve">Northland International Data Transfer Addendum</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means the addendum to the Standard Contractual Clauses issued by the Northland Information Commissioner under Section 119A of the Northland Data Protection Act 2018 (version B1.0, in force March 21, 2022)</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bookmarkEnd ns0:id="71"/>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b/>
      </w:r>
    </w:p>
    <w:p xmlns:ns0="http://schemas.openxmlformats.org/wordprocessingml/2006/main" w14:paraId="0C2D7188" w:rsidR="00BC594B">
      <w:pPr>
        <w:pStyle w:val="CXI_6a6ccf20_Normal"/>
        <w:numPr>
          <w:ilvl w:val="0"/>
          <w:numId w:val="73"/>
        </w:numPr>
        <ns0:widowControl ns0:val="0"/>
        <ns0:tabs>
          <ns0:tab ns0:val="clear" ns0:pos="567"/>
          <ns0:tab ns0:val="num" ns0:pos="284"/>
        </ns0:tabs>
        <ns0:spacing ns0:after="0" ns0:line="240" ns0:lineRule="auto"/>
        <ns0:ind ns0:left="-450" ns0:right="6" ns0:firstLine="0"/>
        <ns0:jc ns0:val="both"/>
        <ns0:rPr>
          <ns0:rFonts ns0:ascii="Arial" ns0:hAnsi="Arial" ns0:cs="Arial"/>
          <ns0:b/>
          <ns0:color ns0:val="222222"/>
          <ns0:sz ns0:val="14"/>
          <ns0:szCs ns0:val="14"/>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PURPOSE</w:t>
      </w:r>
      <w:r>
        <w:rPr>
          <w:b/>
          <ns0:rFonts xmlns:ns0="http://schemas.openxmlformats.org/wordprocessingml/2006/main" ns0:ascii="Arial" ns0:hAnsi="Arial" ns0:cs="Arial"/>
          <ns0:color xmlns:ns0="http://schemas.openxmlformats.org/wordprocessingml/2006/main" ns0:val="222222"/>
          <ns0:sz xmlns:ns0="http://schemas.openxmlformats.org/wordprocessingml/2006/main" ns0:val="14"/>
          <ns0:szCs xmlns:ns0="http://schemas.openxmlformats.org/wordprocessingml/2006/main" ns0:val="14"/>
        </w:rPr>
        <w:t xml:space="preserve">(S) FOR PROCESSING PERSONAL DATA</w:t>
      </w:r>
    </w:p>
    <w:p xmlns:ns0="http://schemas.openxmlformats.org/wordprocessingml/2006/main" w14:paraId="278394F2" w:rsidR="009221D1">
      <w:pPr>
        <w:pStyle w:val="CXI_6a6ccf20_Normal"/>
        <w:numPr>
          <w:ilvl w:val="1"/>
          <w:numId w:val="73"/>
        </w:numPr>
        <ns0:widowControl ns0:val="0"/>
        <ns0:tabs>
          <ns0:tab ns0:val="clear" ns0:pos="567"/>
          <ns0:tab ns0:val="num" ns0:pos="284"/>
        </ns0:tabs>
        <ns0:spacing ns0:after="0" ns0:line="240" ns0:lineRule="auto"/>
        <ns0:ind ns0:left="-450" ns0:right="6" ns0:firstLine="0"/>
        <ns0:jc ns0:val="both"/>
        <ns0:rPr>
          <ns0:rFonts ns0:ascii="Arial" ns0:hAnsi="Arial" ns0:cs="Arial"/>
          <ns0:iCs/>
          <ns0:color ns0:val="000000"/>
          <ns0:sz ns0:val="14"/>
          <ns0:szCs ns0:val="14"/>
          <ns0:lang ns0:val="en-AU"/>
        </ns0:rPr>
      </w:pPr>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Parties have determined the purpose(s) for the processing of personal data under both this Agreement and the Main Agreement in </w:t>
      </w:r>
      <w:r>
        <w:rPr>
          <w:b/>
          <ns0:rFonts xmlns:ns0="http://schemas.openxmlformats.org/wordprocessingml/2006/main" ns0:ascii="Arial" ns0:hAnsi="Arial" ns0:cs="Arial"/>
          <ns0:bCs xmlns:ns0="http://schemas.openxmlformats.org/wordprocessingml/2006/main"/>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Schedule I </w:t>
      </w:r>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of this Agreement. </w:t>
      </w:r>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Vendor shall only process and </w:t>
      </w:r>
      <ns0:proofErr ns0:type="gramStart"/>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Transfer</w:t>
      </w:r>
      <ns0:proofErr ns0:type="gramEnd"/>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personal data in compliance with this Agreement</w:t>
      </w:r>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applicable Data Protection Rules</w:t>
      </w:r>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proofErr ns0:type="gramStart"/>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In particular, Vendor</w:t>
      </w:r>
      <ns0:proofErr ns0:type="gramEnd"/>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shall only process personal data on documented instructions from LHG and for no other purposes than the purpose(s) defined in </w:t>
      </w:r>
      <w:r>
        <w:rPr>
          <w:b/>
          <ns0:rFonts xmlns:ns0="http://schemas.openxmlformats.org/wordprocessingml/2006/main" ns0:ascii="Arial" ns0:hAnsi="Arial" ns0:cs="Arial"/>
          <ns0:bCs xmlns:ns0="http://schemas.openxmlformats.org/wordprocessingml/2006/main"/>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Schedule I</w:t>
      </w:r>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i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p>
    <w:p xmlns:ns0="http://schemas.openxmlformats.org/wordprocessingml/2006/main" w14:paraId="4669337D" w:rsidR="00BC594B">
      <w:pPr>
        <w:pStyle w:val="CXI_6a6ccf20_Normal"/>
        <ns0:tabs>
          <ns0:tab ns0:val="left" ns0:pos="284"/>
        </ns0:tabs>
        <ns0:spacing ns0:after="0" ns0:line="240" ns0:lineRule="auto"/>
        <ns0:ind ns0:left="-450"/>
        <ns0:jc ns0:val="both"/>
        <ns0:rPr>
          <ns0:rFonts ns0:ascii="Arial" ns0:hAnsi="Arial" ns0:cs="Arial"/>
          <ns0:color ns0:val="222222"/>
          <ns0:sz ns0:val="14"/>
          <ns0:szCs ns0:val="14"/>
        </ns0:rPr>
      </w:pPr>
    </w:p>
    <w:p xmlns:ns0="http://schemas.openxmlformats.org/wordprocessingml/2006/main" w14:paraId="4CE92E62" w:rsidR="00BC594B">
      <w:pPr>
        <w:pStyle w:val="CXI_6a6ccf20_Normal"/>
        <ns0:spacing ns0:after="0" ns0:line="240" ns0:lineRule="auto"/>
        <ns0:ind ns0:left="-450"/>
        <ns0:jc ns0:val="both"/>
        <ns0:rPr>
          <ns0:rFonts ns0:ascii="Arial" ns0:hAnsi="Arial" ns0:cs="Arial"/>
          <ns0:color ns0:val="222222"/>
          <ns0:sz ns0:val="14"/>
          <ns0:szCs ns0:val="14"/>
        </ns0:rPr>
      </w:pPr>
    </w:p>
    <w:p xmlns:ns0="http://schemas.openxmlformats.org/wordprocessingml/2006/main" w14:paraId="1D278C21" w:rsidR="00E65A6D">
      <w:pPr>
        <w:pStyle w:val="CXI_6a6ccf20_Normal"/>
        <w:numPr>
          <w:ilvl w:val="0"/>
          <w:numId w:val="73"/>
        </w:numPr>
        <ns0:widowControl ns0:val="0"/>
        <ns0:tabs>
          <ns0:tab ns0:val="clear" ns0:pos="567"/>
          <ns0:tab ns0:val="num" ns0:pos="284"/>
        </ns0:tabs>
        <ns0:spacing ns0:after="0" ns0:line="240" ns0:lineRule="auto"/>
        <ns0:ind ns0:left="-450" ns0:right="6" ns0:firstLine="0"/>
        <ns0:jc ns0:val="both"/>
        <ns0:rPr>
          <ns0:rFonts ns0:ascii="Arial" ns0:hAnsi="Arial" ns0:cs="Arial"/>
          <ns0:b/>
          <ns0:color ns0:val="000000"/>
          <ns0:sz ns0:val="14"/>
          <ns0:szCs ns0:val="14"/>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PROCESSOR OBLIGATIONS</w:t>
      </w:r>
    </w:p>
    <w:p xmlns:ns0="http://schemas.openxmlformats.org/wordprocessingml/2006/main" w14:paraId="6DE2387B" w:rsidR="000D0990">
      <w:pPr>
        <w:pStyle w:val="CXI_6a6ccf20_Normal"/>
        <w:numPr>
          <w:ilvl w:val="1"/>
          <w:numId w:val="73"/>
        </w:numPr>
        <ns0:widowControl ns0:val="0"/>
        <ns0:tabs>
          <ns0:tab ns0:val="clear" ns0:pos="567"/>
          <ns0:tab ns0:val="num" ns0:pos="284"/>
        </ns0:tabs>
        <ns0:spacing ns0:after="0" ns0:line="240" ns0:lineRule="auto"/>
        <ns0:ind ns0:left="-450" ns0:right="6" ns0:firstLine="0"/>
        <ns0:jc ns0:val="both"/>
        <ns0:rPr>
          <ns0:rFonts ns0:ascii="Arial" ns0:hAnsi="Arial" ns0:cs="Arial"/>
          <ns0:b/>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US"/>
        </w:rPr>
        <w:t xml:space="preserve">Where Vendor processes personal data, Vendor shall</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w:t>
      </w:r>
    </w:p>
    <w:p xmlns:ns0="http://schemas.openxmlformats.org/wordprocessingml/2006/main" w14:paraId="54C5D517" w:rsidR="000D0990">
      <w:pPr>
        <w:pStyle w:val="CXI_6a6ccf20_Normal"/>
        <w:numPr>
          <w:ilvl w:val="2"/>
          <w:numId w:val="73"/>
        </w:numPr>
        <ns0:widowControl ns0:val="0"/>
        <ns0:tabs>
          <ns0:tab ns0:val="clear" ns0:pos="851"/>
          <ns0:tab ns0:val="num" ns0:pos="450"/>
        </ns0:tabs>
        <ns0:spacing ns0:after="0" ns0:line="240" ns0:lineRule="auto"/>
        <ns0:ind ns0:left="-450" ns0:right="6" ns0:firstLine="0"/>
        <ns0:jc ns0:val="both"/>
        <ns0:rPr>
          <ns0:rFonts ns0:ascii="Arial" ns0:hAnsi="Arial" ns0:cs="Arial"/>
          <ns0:b/>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ensure that persons authorised to process the personal data have committed themselves to confidentiality or are under an appropriate statutory obligation of confidentiality surviving the termination of their employment. Processor represents and warrants that it, its personnel, affiliates and any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ub processors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and their personnel shall continue to be legally bound by confidentiality obligations after termination of this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Agreement.</w:t>
      </w:r>
    </w:p>
    <w:p xmlns:ns0="http://schemas.openxmlformats.org/wordprocessingml/2006/main" w14:paraId="448CA45A" w:rsidR="000D0990">
      <w:pPr>
        <w:pStyle w:val="CXI_6a6ccf20_Normal"/>
        <w:numPr>
          <w:ilvl w:val="2"/>
          <w:numId w:val="73"/>
        </w:numPr>
        <ns0:widowControl ns0:val="0"/>
        <ns0:tabs>
          <ns0:tab ns0:val="clear" ns0:pos="851"/>
          <ns0:tab ns0:val="num" ns0:pos="450"/>
        </ns0:tabs>
        <ns0:spacing ns0:after="0" ns0:line="240" ns0:lineRule="auto"/>
        <ns0:ind ns0:left="-450" ns0:right="6" ns0:firstLine="0"/>
        <ns0:jc ns0:val="both"/>
        <ns0:rPr>
          <ns0:rFonts ns0:ascii="Arial" ns0:hAnsi="Arial" ns0:cs="Arial"/>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not disclose the personal data to third parties without the written approval of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LHG.</w:t>
      </w:r>
    </w:p>
    <w:p xmlns:ns0="http://schemas.openxmlformats.org/wordprocessingml/2006/main" w14:paraId="6289F818" w:rsidR="000D0990">
      <w:pPr>
        <w:pStyle w:val="CXI_6a6ccf20_Normal"/>
        <w:numPr>
          <w:ilvl w:val="2"/>
          <w:numId w:val="73"/>
        </w:numPr>
        <ns0:widowControl ns0:val="0"/>
        <ns0:tabs>
          <ns0:tab ns0:val="clear" ns0:pos="851"/>
          <ns0:tab ns0:val="num" ns0:pos="450"/>
        </ns0:tabs>
        <ns0:spacing ns0:after="0" ns0:line="240" ns0:lineRule="auto"/>
        <ns0:ind ns0:left="-450" ns0:right="6" ns0:firstLine="0"/>
        <ns0:jc ns0:val="both"/>
        <ns0:rPr>
          <ns0:rFonts ns0:ascii="Arial" ns0:hAnsi="Arial" ns0:cs="Arial"/>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implement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all the technical and organizational measures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set forth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in </w:t>
      </w:r>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Schedule II</w:t>
      </w:r>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w:r>
        <w:rPr>
          <ns0:rFonts xmlns:ns0="http://schemas.openxmlformats.org/wordprocessingml/2006/main" ns0:ascii="Arial" ns0:hAnsi="Arial" ns0:cs="Arial"/>
          <ns0:b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w:rPr>
        <w:t>to</w:t>
      </w:r>
      <w:r>
        <w:rPr>
          <ns0:rFonts xmlns:ns0="http://schemas.openxmlformats.org/wordprocessingml/2006/main" ns0:ascii="Arial" ns0:hAnsi="Arial" ns0:cs="Arial"/>
          <ns0:b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w:rPr>
        <w:t xml:space="preserve"> this Agreement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w:t>
      </w:r>
      <w:r>
        <w:rPr>
          <ns0:rFonts xmlns:ns0="http://schemas.openxmlformats.org/wordprocessingml/2006/main" ns0:ascii="Arial" ns0:hAnsi="Arial" ns0:cs="Arial"/>
          <ns0:sz xmlns:ns0="http://schemas.openxmlformats.org/wordprocessingml/2006/main" ns0:val="14"/>
          <ns0:szCs xmlns:ns0="http://schemas.openxmlformats.org/wordprocessingml/2006/main" ns0:val="14"/>
        </w:rPr>
        <w:t xml:space="preserve">     </w:t>
      </w:r>
      <w:r>
        <w:rPr>
          <ns0:rFonts xmlns:ns0="http://schemas.openxmlformats.org/wordprocessingml/2006/main" ns0:ascii="Arial" ns0:hAnsi="Arial" ns0:cs="Arial"/>
          <ns0:sz xmlns:ns0="http://schemas.openxmlformats.org/wordprocessingml/2006/main" ns0:val="14"/>
          <ns0:szCs xmlns:ns0="http://schemas.openxmlformats.org/wordprocessingml/2006/main" ns0:val="14"/>
        </w:rPr>
        <w:t xml:space="preserve">     </w:t>
      </w:r>
    </w:p>
    <w:p xmlns:ns0="http://schemas.openxmlformats.org/wordprocessingml/2006/main" w14:paraId="4BA0493A" w:rsidR="005D749C">
      <w:pPr>
        <w:pStyle w:val="CXI_6a6ccf20_Normal"/>
        <w:numPr>
          <w:ilvl w:val="2"/>
          <w:numId w:val="73"/>
        </w:numPr>
        <ns0:widowControl ns0:val="0"/>
        <ns0:tabs>
          <ns0:tab ns0:val="clear" ns0:pos="851"/>
          <ns0:tab ns0:val="num" ns0:pos="450"/>
        </ns0:tabs>
        <ns0:spacing ns0:after="0" ns0:line="240" ns0:lineRule="auto"/>
        <ns0:ind ns0:left="-450" ns0:right="6" ns0:firstLine="0"/>
        <ns0:jc ns0:val="both"/>
        <ns0:rPr>
          <ns0:rFonts ns0:ascii="Arial" ns0:hAnsi="Arial" ns0:cs="Arial"/>
          <ns0:color ns0:val="000000"/>
          <ns0:sz ns0:val="14"/>
          <ns0:szCs ns0:val="14"/>
        </ns0:rPr>
      </w:pPr>
      <ns0:proofErr ns0:type="gramStart"/>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taking into account</w:t>
      </w:r>
      <ns0:proofErr ns0:type="gramEnd"/>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the nature of the processing, assist LHG by appropriate technical and organisational measures, insofar as this is possible, for the fulfilment of LHG’s obligation to respond to requests for exercising the data subject's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rights.</w:t>
      </w:r>
    </w:p>
    <w:p xmlns:ns0="http://schemas.openxmlformats.org/wordprocessingml/2006/main" w14:paraId="0DDA62C9" w:rsidR="005D749C">
      <w:pPr>
        <w:pStyle w:val="CXI_6a6ccf20_Normal"/>
        <w:numPr>
          <w:ilvl w:val="2"/>
          <w:numId w:val="73"/>
        </w:numPr>
        <ns0:widowControl ns0:val="0"/>
        <ns0:tabs>
          <ns0:tab ns0:val="clear" ns0:pos="851"/>
          <ns0:tab ns0:val="num" ns0:pos="450"/>
        </ns0:tabs>
        <ns0:spacing ns0:after="0" ns0:line="240" ns0:lineRule="auto"/>
        <ns0:ind ns0:left="-450" ns0:right="6" ns0:firstLine="0"/>
        <ns0:jc ns0:val="both"/>
        <ns0:rPr>
          <ns0:rFonts ns0:ascii="Arial" ns0:hAnsi="Arial" ns0:cs="Arial"/>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assist LHG in ensuring compliance with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applicable Data Protection Rules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ns0:proofErr ns0:type="gramStart"/>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taking into account</w:t>
      </w:r>
      <ns0:proofErr ns0:type="gramEnd"/>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the nature of processing and the information available to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w:p>
    <w:p xmlns:ns0="http://schemas.openxmlformats.org/wordprocessingml/2006/main" w14:paraId="29163D75" w:rsidR="006213AD">
      <w:pPr>
        <w:pStyle w:val="CXI_6a6ccf20_Normal"/>
        <w:numPr>
          <w:ilvl w:val="2"/>
          <w:numId w:val="73"/>
        </w:numPr>
        <ns0:widowControl ns0:val="0"/>
        <ns0:tabs>
          <ns0:tab ns0:val="clear" ns0:pos="851"/>
          <ns0:tab ns0:val="num" ns0:pos="450"/>
        </ns0:tabs>
        <ns0:spacing ns0:after="0" ns0:line="240" ns0:lineRule="auto"/>
        <ns0:ind ns0:left="-450" ns0:right="6" ns0:firstLine="0"/>
        <ns0:jc ns0:val="both"/>
        <ns0:rPr>
          <ns0:rFonts ns0:ascii="Arial" ns0:hAnsi="Arial" ns0:cs="Arial"/>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at the choice of LHG and without any additional costs for LHG, irrevocably delete, remove or return all the personal data to LHG upon termination of / dissolving this Agreement or at request of LHG and delete existing copies unless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applicable Data Protection Rules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requires storage of the personal data. At the request of LHG,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shall provide reasonable evidence of its compliance to irrevocably delete or remove the personal data. Any return of personal data to LHG shall take place in a generally acceptable, structured data format by electronic means. If it is not possible to return or irrevocably delete or remove the data,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shall immediately inform LHG. In that case</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guarantees that the personal data will be treated confidential and that the personal data will no longer be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processed</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w:t>
      </w:r>
    </w:p>
    <w:p xmlns:ns0="http://schemas.openxmlformats.org/wordprocessingml/2006/main" w14:paraId="2DA22D56" w:rsidR="000D0990">
      <w:pPr>
        <w:pStyle w:val="CXI_6a6ccf20_Normal"/>
        <w:numPr>
          <w:ilvl w:val="2"/>
          <w:numId w:val="73"/>
        </w:numPr>
        <ns0:widowControl ns0:val="0"/>
        <ns0:tabs>
          <ns0:tab ns0:val="clear" ns0:pos="851"/>
          <ns0:tab ns0:val="num" ns0:pos="450"/>
        </ns0:tabs>
        <ns0:spacing ns0:after="0" ns0:line="240" ns0:lineRule="auto"/>
        <ns0:ind ns0:left="-450" ns0:right="6" ns0:firstLine="0"/>
        <ns0:jc ns0:val="both"/>
        <ns0:rPr>
          <ns0:rFonts ns0:ascii="Arial" ns0:hAnsi="Arial" ns0:cs="Arial"/>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make available to LHG, without any additional cost for LHG, all information necessary to demonstrate compliance with the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obligations laid down in clause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3</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of the Agreement and allow for and contribute to audits, including inspections, conducted by LHG or another auditor mandated by LHG.</w:t>
      </w:r>
    </w:p>
    <w:p xmlns:ns0="http://schemas.openxmlformats.org/wordprocessingml/2006/main" w14:paraId="7965BDE3" w:rsidR="00931079">
      <w:pPr>
        <w:pStyle w:val="CXI_6a6ccf20_Normal"/>
        <w:numPr>
          <w:ilvl w:val="1"/>
          <w:numId w:val="73"/>
        </w:numPr>
        <ns0:widowControl ns0:val="0"/>
        <ns0:tabs>
          <ns0:tab ns0:val="clear" ns0:pos="567"/>
          <ns0:tab ns0:val="num" ns0:pos="284"/>
        </ns0:tabs>
        <ns0:spacing ns0:after="0" ns0:line="240" ns0:lineRule="auto"/>
        <ns0:ind ns0:left="-450" ns0:right="6" ns0:firstLine="0"/>
        <ns0:jc ns0:val="both"/>
        <ns0:rPr>
          <ns0:rFonts ns0:ascii="Arial" ns0:hAnsi="Arial" ns0:cs="Arial"/>
          <ns0:b/>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shall immediately inform LHG if, in its opinion, an instruction infringes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applicable Data Protection Rules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w:p>
    <w:p xmlns:ns0="http://schemas.openxmlformats.org/wordprocessingml/2006/main" w14:paraId="7C1336B1" w:rsidR="00931079">
      <w:pPr>
        <w:pStyle w:val="CXI_6a6ccf20_Normal"/>
        <w:numPr>
          <w:ilvl w:val="1"/>
          <w:numId w:val="73"/>
        </w:numPr>
        <ns0:widowControl ns0:val="0"/>
        <ns0:tabs>
          <ns0:tab ns0:val="clear" ns0:pos="567"/>
          <ns0:tab ns0:val="num" ns0:pos="284"/>
        </ns0:tabs>
        <ns0:spacing ns0:after="0" ns0:line="240" ns0:lineRule="auto"/>
        <ns0:ind ns0:left="-450" ns0:right="6" ns0:firstLine="0"/>
        <ns0:jc ns0:val="both"/>
        <ns0:rPr>
          <ns0:rFonts ns0:ascii="Arial" ns0:hAnsi="Arial" ns0:cs="Arial"/>
          <ns0:b/>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shall maintain all records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of processing activities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required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under applicable Data Protection Rules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and, to the extent applicable to the processing of personal data on behalf of LHG, make them available to LHG upon request and at no additional cost.</w:t>
      </w:r>
    </w:p>
    <w:p xmlns:ns0="http://schemas.openxmlformats.org/wordprocessingml/2006/main" w14:paraId="1EFA55FE" w:rsidR="000D0990">
      <w:pPr>
        <w:pStyle w:val="CXI_6a6ccf20_Normal"/>
        <w:numPr>
          <w:ilvl w:val="1"/>
          <w:numId w:val="73"/>
        </w:numPr>
        <ns0:widowControl ns0:val="0"/>
        <ns0:tabs>
          <ns0:tab ns0:val="clear" ns0:pos="567"/>
          <ns0:tab ns0:val="num" ns0:pos="284"/>
        </ns0:tabs>
        <ns0:spacing ns0:after="0" ns0:line="240" ns0:lineRule="auto"/>
        <ns0:ind ns0:left="-450" ns0:right="6" ns0:firstLine="0"/>
        <ns0:jc ns0:val="both"/>
        <ns0:rPr>
          <ns0:rFonts ns0:ascii="Arial" ns0:hAnsi="Arial" ns0:cs="Arial"/>
          <ns0:b/>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shall, if required to do so by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applicable Data Protection Rules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designate a data protection officer.</w:t>
      </w:r>
    </w:p>
    <w:p xmlns:ns0="http://schemas.openxmlformats.org/wordprocessingml/2006/main" w14:paraId="21419514" w:rsidR="00BC594B">
      <w:pPr>
        <w:pStyle w:val="CXI_6a6ccf20_ListParagraph"/>
        <ns0:ind ns0:left="180"/>
        <ns0:contextualSpacing/>
        <ns0:jc ns0:val="both"/>
        <ns0:rPr>
          <ns0:rFonts ns0:ascii="Arial" ns0:hAnsi="Arial" ns0:cs="Arial"/>
          <ns0:color ns0:val="000000"/>
          <ns0:sz ns0:val="14"/>
          <ns0:szCs ns0:val="14"/>
          <ns0:lang ns0:val="en-US"/>
        </ns0:rPr>
      </w:pPr>
    </w:p>
    <w:p xmlns:ns0="http://schemas.openxmlformats.org/wordprocessingml/2006/main" w14:paraId="39AD45D3" w:rsidR="002044D9">
      <w:pPr>
        <w:pStyle w:val="CXI_6a6ccf20_Normal"/>
        <ns0:widowControl ns0:val="0"/>
        <ns0:spacing ns0:after="0" ns0:line="240" ns0:lineRule="auto"/>
        <ns0:ind ns0:right="6"/>
        <ns0:jc ns0:val="both"/>
        <ns0:rPr>
          <ns0:rFonts ns0:ascii="Arial" ns0:hAnsi="Arial" ns0:cs="Arial"/>
          <ns0:b/>
          <ns0:color ns0:val="000000"/>
          <ns0:sz ns0:val="14"/>
          <ns0:szCs ns0:val="14"/>
          <ns0:lang ns0:val="en-AU"/>
        </ns0:rPr>
      </w:pPr>
    </w:p>
    <w:p xmlns:ns0="http://schemas.openxmlformats.org/wordprocessingml/2006/main" w14:paraId="5F88FDC8" w:rsidR="00571EFC">
      <w:pPr>
        <w:pStyle w:val="CXI_6a6ccf20_Normal"/>
        <w:numPr>
          <w:ilvl w:val="0"/>
          <w:numId w:val="73"/>
        </w:numPr>
        <ns0:widowControl ns0:val="0"/>
        <ns0:tabs>
          <ns0:tab ns0:val="clear" ns0:pos="567"/>
          <ns0:tab ns0:val="num" ns0:pos="284"/>
        </ns0:tabs>
        <ns0:spacing ns0:after="0" ns0:line="240" ns0:lineRule="auto"/>
        <ns0:ind ns0:left="-401" ns0:right="6" ns0:hanging="308"/>
        <ns0:jc ns0:val="both"/>
        <ns0:rPr>
          <ns0:rFonts ns0:ascii="Arial" ns0:hAnsi="Arial" ns0:cs="Arial"/>
          <ns0:b/>
          <ns0:color ns0:val="000000"/>
          <ns0:sz ns0:val="14"/>
          <ns0:szCs ns0:val="14"/>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SUBPROCESSORS</w:t>
      </w:r>
    </w:p>
    <w:p xmlns:ns0="http://schemas.openxmlformats.org/wordprocessingml/2006/main" w14:paraId="08138D95" w:rsidR="000D0990">
      <w:pPr>
        <w:pStyle w:val="CXI_6a6ccf20_Normal"/>
        <w:numPr>
          <w:ilvl w:val="1"/>
          <w:numId w:val="73"/>
        </w:numPr>
        <ns0:widowControl ns0:val="0"/>
        <ns0:tabs>
          <ns0:tab ns0:val="clear" ns0:pos="567"/>
          <ns0:tab ns0:val="num" ns0:pos="284"/>
        </ns0:tabs>
        <ns0:spacing ns0:after="0" ns0:line="240" ns0:lineRule="auto"/>
        <ns0:ind ns0:left="-426" ns0:right="6" ns0:hanging="283"/>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Where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engages a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Sub processor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for carrying out specific processing activities on behalf of LHG, the same data protection obligations as set out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in</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this Agreement shall be imposed on the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Sub processor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by way of a written contract, in particular providing sufficient guarantees to implement appropriate technical and organisational measures in such a manner that the processing will meet the requirements of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applicable Data Protection Rules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p>
    <w:p xmlns:ns0="http://schemas.openxmlformats.org/wordprocessingml/2006/main" w14:paraId="712B43E6" w:rsidR="000D0990">
      <w:pPr>
        <w:pStyle w:val="CXI_6a6ccf20_Normal"/>
        <w:numPr>
          <w:ilvl w:val="1"/>
          <w:numId w:val="73"/>
        </w:numPr>
        <ns0:widowControl ns0:val="0"/>
        <ns0:tabs>
          <ns0:tab ns0:val="clear" ns0:pos="567"/>
          <ns0:tab ns0:val="num" ns0:pos="284"/>
        </ns0:tabs>
        <ns0:spacing ns0:after="0" ns0:line="240" ns0:lineRule="auto"/>
        <ns0:ind ns0:left="-426" ns0:right="6" ns0:hanging="283"/>
        <ns0:jc ns0:val="both"/>
        <ns0:rPr>
          <ns0:rFonts ns0:ascii="Arial" ns0:hAnsi="Arial" ns0:cs="Arial"/>
          <ns0:color ns0:val="000000"/>
          <ns0:sz ns0:val="14"/>
          <ns0:szCs ns0:val="14"/>
        </ns0:rPr>
      </w:pPr>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Vendor</w:t>
      </w:r>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 warrant</w:t>
      </w:r>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s</w:t>
      </w:r>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 and guarantee</w:t>
      </w:r>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s</w:t>
      </w:r>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 that its </w:t>
      </w:r>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Sub processor</w:t>
      </w:r>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(s) shall comply with </w:t>
      </w:r>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applicable Data Protection Rules</w:t>
      </w:r>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 Where the </w:t>
      </w:r>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Sub processor</w:t>
      </w:r>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 fails to fulfil its data protection obligations, </w:t>
      </w:r>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Vendor </w:t>
      </w:r>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shall remain fully liable to LHG for the performance of the </w:t>
      </w:r>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Sub processor’s</w:t>
      </w:r>
      <w:r>
        <w:rPr>
          <ns0:rFonts xmlns:ns0="http://schemas.openxmlformats.org/wordprocessingml/2006/main" ns0:ascii="Arial" ns0:hAnsi="Arial" ns0:cs="Arial"/>
          <ns0:color xmlns:ns0="http://schemas.openxmlformats.org/wordprocessingml/2006/main" ns0:val="000000" ns0:themeColor="text1"/>
          <ns0:sz xmlns:ns0="http://schemas.openxmlformats.org/wordprocessingml/2006/main" ns0:val="14"/>
          <ns0:szCs xmlns:ns0="http://schemas.openxmlformats.org/wordprocessingml/2006/main" ns0:val="14"/>
        </w:rPr>
        <w:t xml:space="preserve"> obligations.  </w:t>
      </w:r>
    </w:p>
    <w:p xmlns:ns0="http://schemas.openxmlformats.org/wordprocessingml/2006/main" w14:paraId="23D8C64B" w:rsidR="000D0990">
      <w:pPr>
        <w:pStyle w:val="CXI_6a6ccf20_Normal"/>
        <w:numPr>
          <w:ilvl w:val="1"/>
          <w:numId w:val="73"/>
        </w:numPr>
        <ns0:widowControl ns0:val="0"/>
        <ns0:tabs>
          <ns0:tab ns0:val="clear" ns0:pos="567"/>
          <ns0:tab ns0:val="num" ns0:pos="284"/>
        </ns0:tabs>
        <ns0:spacing ns0:after="0" ns0:line="240" ns0:lineRule="auto"/>
        <ns0:ind ns0:left="-426" ns0:right="6" ns0:hanging="283"/>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shall</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only use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Sub processors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with the prior written approval of LHG. A list of approved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Sub processors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at the time of signing this Agreement is set out in </w:t>
      </w:r>
      <w:r>
        <w:rPr>
          <w:b/>
          <ns0:rFonts xmlns:ns0="http://schemas.openxmlformats.org/wordprocessingml/2006/main" ns0:ascii="Arial" ns0:hAnsi="Arial" ns0:cs="Arial"/>
          <ns0:b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Schedule III</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shall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keep</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available a list of all relevant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Sub processors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at any time upon LHG’s request. This list shall include geographic locations where processing may take place.</w:t>
      </w:r>
    </w:p>
    <w:p xmlns:ns0="http://schemas.openxmlformats.org/wordprocessingml/2006/main" w14:paraId="723EC532" w:rsidR="00BC594B">
      <w:pPr>
        <w:pStyle w:val="CXI_6a6ccf20_Normal"/>
        <ns0:spacing ns0:after="0"/>
        <ns0:ind ns0:left="426" ns0:hanging="426"/>
        <ns0:jc ns0:val="both"/>
        <ns0:rPr>
          <ns0:rFonts ns0:ascii="Arial" ns0:hAnsi="Arial" ns0:cs="Arial"/>
          <ns0:color ns0:val="000000"/>
          <ns0:sz ns0:val="14"/>
          <ns0:szCs ns0:val="14"/>
        </ns0:rPr>
      </w:pPr>
    </w:p>
    <w:p xmlns:ns0="http://schemas.openxmlformats.org/wordprocessingml/2006/main" w14:paraId="6D1FF91C" w:rsidR="00BC594B">
      <w:pPr>
        <w:pStyle w:val="CXI_6a6ccf20_Normal"/>
        <w:numPr>
          <w:ilvl w:val="0"/>
          <w:numId w:val="73"/>
        </w:numPr>
        <ns0:widowControl ns0:val="0"/>
        <ns0:tabs>
          <ns0:tab ns0:val="clear" ns0:pos="567"/>
          <ns0:tab ns0:val="num" ns0:pos="284"/>
        </ns0:tabs>
        <ns0:spacing ns0:after="0" ns0:line="240" ns0:lineRule="auto"/>
        <ns0:ind ns0:left="-426" ns0:right="6" ns0:hanging="283"/>
        <ns0:jc ns0:val="both"/>
        <ns0:rPr>
          <ns0:rFonts ns0:ascii="Arial" ns0:hAnsi="Arial" ns0:cs="Arial"/>
          <ns0:color ns0:val="000000"/>
          <ns0:sz ns0:val="14"/>
          <ns0:szCs ns0:val="14"/>
          <ns0:lang ns0:val="en-US"/>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US"/>
        </w:rPr>
        <w:t xml:space="preserve">NOTIFICATION OF A PERSONAL DATA BREACH</w:t>
      </w:r>
    </w:p>
    <w:p xmlns:ns0="http://schemas.openxmlformats.org/wordprocessingml/2006/main" w14:paraId="4696C61D" w:rsidR="000D0990">
      <w:pPr>
        <w:pStyle w:val="CXI_6a6ccf20_Normal"/>
        <w:numPr>
          <w:ilvl w:val="1"/>
          <w:numId w:val="73"/>
        </w:numPr>
        <ns0:widowControl ns0:val="0"/>
        <ns0:tabs>
          <ns0:tab ns0:val="clear" ns0:pos="567"/>
          <ns0:tab ns0:val="num" ns0:pos="284"/>
        </ns0:tabs>
        <ns0:spacing ns0:after="0" ns0:line="240" ns0:lineRule="auto"/>
        <ns0:ind ns0:left="-426" ns0:hanging="283"/>
        <ns0:jc ns0:val="both"/>
        <ns0:rPr>
          <ns0:rFonts ns0:ascii="Arial" ns0:hAnsi="Arial" ns0:cs="Arial"/>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Vendor must inform LHG without undue delay and no later than 24 hours after becoming aware of a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p</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ersonal data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b</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reach.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shall take all urgent appropriate measures and cooperate with LHG’s breach response plan to contain the breach</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and</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protect the personal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data</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w:p>
    <w:p xmlns:ns0="http://schemas.openxmlformats.org/wordprocessingml/2006/main" w14:paraId="1A468E8F" w:rsidR="00D251DB">
      <w:pPr>
        <w:pStyle w:val="CXI_6a6ccf20_Normal"/>
        <w:numPr>
          <w:ilvl w:val="1"/>
          <w:numId w:val="73"/>
        </w:numPr>
        <ns0:widowControl ns0:val="0"/>
        <ns0:tabs>
          <ns0:tab ns0:val="clear" ns0:pos="567"/>
          <ns0:tab ns0:val="num" ns0:pos="284"/>
        </ns0:tabs>
        <ns0:spacing ns0:after="0" ns0:line="240" ns0:lineRule="auto"/>
        <ns0:ind ns0:left="-426" ns0:hanging="283"/>
        <ns0:jc ns0:val="both"/>
        <ns0:rPr>
          <ns0:rFonts ns0:ascii="Arial" ns0:hAnsi="Arial" ns0:cs="Arial"/>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Th</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is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notification shall at least:</w:t>
      </w:r>
    </w:p>
    <w:p xmlns:ns0="http://schemas.openxmlformats.org/wordprocessingml/2006/main" w14:paraId="76F67648" w:rsidR="000D0990">
      <w:pPr>
        <w:pStyle w:val="CXI_6a6ccf20_Normal"/>
        <w:numPr>
          <w:ilvl w:val="2"/>
          <w:numId w:val="73"/>
        </w:numPr>
        <ns0:widowControl ns0:val="0"/>
        <ns0:tabs>
          <ns0:tab ns0:val="clear" ns0:pos="851"/>
          <ns0:tab ns0:val="num" ns0:pos="-450"/>
        </ns0:tabs>
        <ns0:spacing ns0:after="0" ns0:line="240" ns0:lineRule="auto"/>
        <ns0:ind ns0:left="-450" ns0:hanging="270"/>
        <ns0:jc ns0:val="both"/>
        <ns0:rPr>
          <ns0:rFonts ns0:ascii="Arial" ns0:hAnsi="Arial" ns0:cs="Arial"/>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describe the type and nature of the personal data breach including where possible, the categories and the number of data subjects concerned and the categories and approximate number of personal data records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concerned.</w:t>
      </w:r>
    </w:p>
    <w:p xmlns:ns0="http://schemas.openxmlformats.org/wordprocessingml/2006/main" w14:paraId="6824A2A9" w:rsidR="000D0990">
      <w:pPr>
        <w:pStyle w:val="CXI_6a6ccf20_Normal"/>
        <w:numPr>
          <w:ilvl w:val="2"/>
          <w:numId w:val="73"/>
        </w:numPr>
        <ns0:widowControl ns0:val="0"/>
        <ns0:tabs>
          <ns0:tab ns0:val="clear" ns0:pos="851"/>
          <ns0:tab ns0:val="num" ns0:pos="-450"/>
        </ns0:tabs>
        <ns0:spacing ns0:after="0" ns0:line="240" ns0:lineRule="auto"/>
        <ns0:ind ns0:left="-450" ns0:hanging="270"/>
        <ns0:jc ns0:val="both"/>
        <ns0:rPr>
          <ns0:rFonts ns0:ascii="Arial" ns0:hAnsi="Arial" ns0:cs="Arial"/>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communicate the name and contact details of the data protection officer where applicable or other contract point where more information can be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obtained.</w:t>
      </w:r>
    </w:p>
    <w:p xmlns:ns0="http://schemas.openxmlformats.org/wordprocessingml/2006/main" w14:paraId="60812CFF" w:rsidR="000D0990">
      <w:pPr>
        <w:pStyle w:val="CXI_6a6ccf20_Normal"/>
        <w:numPr>
          <w:ilvl w:val="2"/>
          <w:numId w:val="73"/>
        </w:numPr>
        <ns0:widowControl ns0:val="0"/>
        <ns0:tabs>
          <ns0:tab ns0:val="clear" ns0:pos="851"/>
          <ns0:tab ns0:val="num" ns0:pos="-450"/>
        </ns0:tabs>
        <ns0:spacing ns0:after="0" ns0:line="240" ns0:lineRule="auto"/>
        <ns0:ind ns0:left="-450" ns0:hanging="270"/>
        <ns0:jc ns0:val="both"/>
        <ns0:rPr>
          <ns0:rFonts ns0:ascii="Arial" ns0:hAnsi="Arial" ns0:cs="Arial"/>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describe the likely consequences of the personal data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breach.</w:t>
      </w:r>
    </w:p>
    <w:p xmlns:ns0="http://schemas.openxmlformats.org/wordprocessingml/2006/main" w14:paraId="56A8194A" w:rsidR="000D0990">
      <w:pPr>
        <w:pStyle w:val="CXI_6a6ccf20_Normal"/>
        <w:numPr>
          <w:ilvl w:val="2"/>
          <w:numId w:val="73"/>
        </w:numPr>
        <ns0:widowControl ns0:val="0"/>
        <ns0:tabs>
          <ns0:tab ns0:val="clear" ns0:pos="851"/>
          <ns0:tab ns0:val="num" ns0:pos="-450"/>
        </ns0:tabs>
        <ns0:spacing ns0:after="0" ns0:line="240" ns0:lineRule="auto"/>
        <ns0:ind ns0:left="-450" ns0:hanging="270"/>
        <ns0:jc ns0:val="both"/>
        <ns0:rPr>
          <ns0:rFonts ns0:ascii="Arial" ns0:hAnsi="Arial" ns0:cs="Arial"/>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describe the measures taken or proposed to be taken by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to address the personal data breach, including, where appropriate, measures to mitigate its possible adverse effects. </w:t>
      </w:r>
    </w:p>
    <w:p xmlns:ns0="http://schemas.openxmlformats.org/wordprocessingml/2006/main" w14:paraId="09DEFFE2" w:rsidR="000D0990">
      <w:pPr>
        <w:pStyle w:val="CXI_6a6ccf20_Normal"/>
        <w:numPr>
          <w:ilvl w:val="1"/>
          <w:numId w:val="73"/>
        </w:numPr>
        <ns0:widowControl ns0:val="0"/>
        <ns0:tabs>
          <ns0:tab ns0:val="clear" ns0:pos="567"/>
          <ns0:tab ns0:val="num" ns0:pos="284"/>
        </ns0:tabs>
        <ns0:spacing ns0:after="0" ns0:line="240" ns0:lineRule="auto"/>
        <ns0:ind ns0:left="-426" ns0:hanging="283"/>
        <ns0:jc ns0:val="both"/>
        <ns0:rPr>
          <ns0:rFonts ns0:ascii="Arial" ns0:hAnsi="Arial" ns0:cs="Arial"/>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shall make its best efforts to assist LHG in fulfilling LHG’s obligation to notify the relevant supervisory authority and data subjects of a personal data breach under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applicable Data Protection Rules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w:t>
      </w:r>
    </w:p>
    <w:p xmlns:ns0="http://schemas.openxmlformats.org/wordprocessingml/2006/main" w14:paraId="6BAD817E" w:rsidR="00BC594B">
      <w:pPr>
        <w:pStyle w:val="CXI_6a6ccf20_Normal"/>
        <ns0:widowControl ns0:val="0"/>
        <ns0:spacing ns0:after="0"/>
        <ns0:ind ns0:left="-284" ns0:right="6" ns0:hanging="425"/>
        <ns0:jc ns0:val="both"/>
        <ns0:rPr>
          <ns0:rFonts ns0:ascii="Arial" ns0:hAnsi="Arial" ns0:cs="Arial"/>
          <ns0:color ns0:val="000000"/>
          <ns0:sz ns0:val="14"/>
          <ns0:szCs ns0:val="14"/>
        </ns0:rPr>
      </w:pPr>
    </w:p>
    <w:p xmlns:ns0="http://schemas.openxmlformats.org/wordprocessingml/2006/main" w14:paraId="7A4DA50C" w:rsidR="00BC594B">
      <w:pPr>
        <w:pStyle w:val="CXI_6a6ccf20_Normal"/>
        <w:numPr>
          <w:ilvl w:val="0"/>
          <w:numId w:val="73"/>
        </w:numPr>
        <ns0:widowControl ns0:val="0"/>
        <ns0:tabs>
          <ns0:tab ns0:val="clear" ns0:pos="567"/>
          <ns0:tab ns0:val="num" ns0:pos="284"/>
        </ns0:tabs>
        <ns0:spacing ns0:after="0" ns0:line="240" ns0:lineRule="auto"/>
        <ns0:ind ns0:left="-450" ns0:right="6" ns0:hanging="259"/>
        <ns0:jc ns0:val="both"/>
        <ns0:rPr>
          <ns0:rFonts ns0:ascii="Arial" ns0:hAnsi="Arial" ns0:cs="Arial"/>
          <ns0:b/>
          <ns0:color ns0:val="000000"/>
          <ns0:sz ns0:val="14"/>
          <ns0:szCs ns0:val="14"/>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RIGHTS OF DATA SUBJECTS </w:t>
      </w:r>
    </w:p>
    <w:p xmlns:ns0="http://schemas.openxmlformats.org/wordprocessingml/2006/main" w14:paraId="6111BA45" w:rsidR="00123E51">
      <w:pPr>
        <w:pStyle w:val="CXI_6a6ccf20_Normal"/>
        <w:numPr>
          <w:ilvl w:val="1"/>
          <w:numId w:val="73"/>
        </w:numPr>
        <ns0:widowControl ns0:val="0"/>
        <ns0:tabs>
          <ns0:tab ns0:val="clear" ns0:pos="567"/>
          <ns0:tab ns0:val="num" ns0:pos="284"/>
        </ns0:tabs>
        <ns0:spacing ns0:after="0" ns0:line="240" ns0:lineRule="auto"/>
        <ns0:ind ns0:left="-426" ns0:hanging="283"/>
        <ns0:jc ns0:val="both"/>
        <ns0:rPr>
          <ns0:rFonts ns0:ascii="Arial" ns0:hAnsi="Arial" ns0:cs="Arial"/>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shall notify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LHG</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of any enquiries, complaints, requests and claims received from a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d</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ata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ubject relating to the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p</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rocessing of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p</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ersonal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d</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ata on behalf of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LHG</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and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shall</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cooperate with and assist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LHG</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to promptly and effectively handle such Data Subject Requests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w:t>
      </w:r>
    </w:p>
    <w:p xmlns:ns0="http://schemas.openxmlformats.org/wordprocessingml/2006/main" w14:paraId="79BE4AC8" w:rsidR="00123E51">
      <w:pPr>
        <w:pStyle w:val="CXI_6a6ccf20_Normal"/>
        <w:numPr>
          <w:ilvl w:val="1"/>
          <w:numId w:val="73"/>
        </w:numPr>
        <ns0:widowControl ns0:val="0"/>
        <ns0:tabs>
          <ns0:tab ns0:val="clear" ns0:pos="567"/>
          <ns0:tab ns0:val="num" ns0:pos="284"/>
        </ns0:tabs>
        <ns0:spacing ns0:after="0" ns0:line="240" ns0:lineRule="auto"/>
        <ns0:ind ns0:left="-426" ns0:hanging="283"/>
        <ns0:jc ns0:val="both"/>
        <ns0:rPr>
          <ns0:rFonts ns0:ascii="Arial" ns0:hAnsi="Arial" ns0:cs="Arial"/>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Vendor shall transfer any such requests within three days to LHG and inform the data subjects that they may exercise their rights solely vis-à-vis LHG.</w:t>
      </w:r>
    </w:p>
    <w:p xmlns:ns0="http://schemas.openxmlformats.org/wordprocessingml/2006/main" w14:paraId="41E987E7" w:rsidR="00123E51">
      <w:pPr>
        <w:pStyle w:val="CXI_6a6ccf20_Normal"/>
        <w:numPr>
          <w:ilvl w:val="1"/>
          <w:numId w:val="73"/>
        </w:numPr>
        <ns0:widowControl ns0:val="0"/>
        <ns0:tabs>
          <ns0:tab ns0:val="clear" ns0:pos="567"/>
          <ns0:tab ns0:val="num" ns0:pos="284"/>
        </ns0:tabs>
        <ns0:spacing ns0:after="0" ns0:line="240" ns0:lineRule="auto"/>
        <ns0:ind ns0:left="-426" ns0:hanging="283"/>
        <ns0:jc ns0:val="both"/>
        <ns0:rPr>
          <ns0:rFonts ns0:ascii="Arial" ns0:hAnsi="Arial" ns0:cs="Arial"/>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Vendor shall only handle such requests in accordance with LHG’s instructions.</w:t>
      </w:r>
    </w:p>
    <w:p xmlns:ns0="http://schemas.openxmlformats.org/wordprocessingml/2006/main" w14:paraId="10182A17" w:rsidR="00BC594B">
      <w:pPr>
        <w:pStyle w:val="CXI_6a6ccf20_Normal"/>
        <ns0:widowControl ns0:val="0"/>
        <ns0:spacing ns0:after="0"/>
        <ns0:ind ns0:left="-284" ns0:right="6" ns0:hanging="425"/>
        <ns0:jc ns0:val="both"/>
        <ns0:rPr>
          <ns0:rFonts ns0:ascii="Arial" ns0:hAnsi="Arial" ns0:cs="Arial"/>
          <ns0:b/>
          <ns0:color ns0:val="000000"/>
          <ns0:sz ns0:val="14"/>
          <ns0:szCs ns0:val="14"/>
        </ns0:rPr>
      </w:pPr>
    </w:p>
    <w:p xmlns:ns0="http://schemas.openxmlformats.org/wordprocessingml/2006/main" w14:paraId="0A137339" w:rsidR="00BC594B">
      <w:pPr>
        <w:pStyle w:val="CXI_6a6ccf20_Normal"/>
        <w:numPr>
          <w:ilvl w:val="0"/>
          <w:numId w:val="73"/>
        </w:numPr>
        <ns0:widowControl ns0:val="0"/>
        <ns0:tabs>
          <ns0:tab ns0:val="clear" ns0:pos="567"/>
          <ns0:tab ns0:val="num" ns0:pos="284"/>
        </ns0:tabs>
        <ns0:spacing ns0:after="0" ns0:line="240" ns0:lineRule="auto"/>
        <ns0:ind ns0:left="-450" ns0:right="6" ns0:hanging="270"/>
        <ns0:jc ns0:val="both"/>
        <ns0:rPr>
          <ns0:rFonts ns0:ascii="Arial" ns0:hAnsi="Arial" ns0:cs="Arial"/>
          <ns0:b/>
          <ns0:color ns0:val="000000"/>
          <ns0:sz ns0:val="14"/>
          <ns0:szCs ns0:val="14"/>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TERM</w:t>
      </w:r>
    </w:p>
    <w:p xmlns:ns0="http://schemas.openxmlformats.org/wordprocessingml/2006/main" w14:paraId="27381465" w:rsidR="00BC594B">
      <w:pPr>
        <w:pStyle w:val="CXI_6a6ccf20_Normal"/>
        <w:numPr>
          <w:ilvl w:val="1"/>
          <w:numId w:val="73"/>
        </w:numPr>
        <ns0:widowControl ns0:val="0"/>
        <ns0:tabs>
          <ns0:tab ns0:val="clear" ns0:pos="567"/>
          <ns0:tab ns0:val="num" ns0:pos="284"/>
          <ns0:tab ns0:val="num" ns0:pos="851"/>
        </ns0:tabs>
        <ns0:spacing ns0:after="0" ns0:line="240" ns0:lineRule="auto"/>
        <ns0:ind ns0:left="-450" ns0:right="6" ns0:hanging="270"/>
        <ns0:jc ns0:val="both"/>
        <ns0:rPr>
          <ns0:rFonts ns0:ascii="Arial" ns0:hAnsi="Arial" ns0:cs="Arial"/>
          <ns0:b/>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Agreement will govern the relationship between the Parties from the Start Date and for the entire Term and for any periods of extension or continued performance by the Parties or for any period during which data processing is required.</w:t>
      </w:r>
    </w:p>
    <w:p xmlns:ns0="http://schemas.openxmlformats.org/wordprocessingml/2006/main" w14:paraId="2D73337F" w:rsidR="00BC594B">
      <w:pPr>
        <w:pStyle w:val="CXI_6a6ccf20_Normal"/>
        <w:numPr>
          <w:ilvl w:val="1"/>
          <w:numId w:val="73"/>
        </w:numPr>
        <ns0:widowControl ns0:val="0"/>
        <ns0:tabs>
          <ns0:tab ns0:val="clear" ns0:pos="567"/>
          <ns0:tab ns0:val="num" ns0:pos="284"/>
          <ns0:tab ns0:val="num" ns0:pos="851"/>
        </ns0:tabs>
        <ns0:spacing ns0:after="0" ns0:line="240" ns0:lineRule="auto"/>
        <ns0:ind ns0:left="-450" ns0:right="6" ns0:hanging="270"/>
        <ns0:jc ns0:val="both"/>
        <ns0:rPr>
          <ns0:rFonts ns0:ascii="Arial" ns0:hAnsi="Arial" ns0:cs="Arial"/>
          <ns0:b/>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US"/>
        </w:rPr>
        <w:t xml:space="preserve">Any terms and conditions which are intended by their nature to survive any termination, cancellation or expiration of the Agreement, amongst others the Survival clauses, shall remain in full force and effect.</w:t>
      </w:r>
    </w:p>
    <w:p xmlns:ns0="http://schemas.openxmlformats.org/wordprocessingml/2006/main" w14:paraId="378B4995" w:rsidR="00BC594B">
      <w:pPr>
        <w:pStyle w:val="CXI_6a6ccf20_Normal"/>
        <ns0:widowControl ns0:val="0"/>
        <ns0:tabs>
          <ns0:tab ns0:val="num" ns0:pos="851"/>
        </ns0:tabs>
        <ns0:spacing ns0:after="0"/>
        <ns0:ind ns0:left="-284" ns0:right="6" ns0:hanging="425"/>
        <ns0:jc ns0:val="both"/>
        <ns0:rPr>
          <ns0:rFonts ns0:ascii="Arial" ns0:hAnsi="Arial" ns0:cs="Arial"/>
          <ns0:color ns0:val="000000"/>
          <ns0:sz ns0:val="14"/>
          <ns0:szCs ns0:val="14"/>
          <ns0:lang ns0:val="en-AU"/>
        </ns0:rPr>
      </w:pPr>
    </w:p>
    <w:p xmlns:ns0="http://schemas.openxmlformats.org/wordprocessingml/2006/main" w14:paraId="7592A6AD" w:rsidR="00BC594B">
      <w:pPr>
        <w:pStyle w:val="CXI_6a6ccf20_Normal"/>
        <w:numPr>
          <w:ilvl w:val="0"/>
          <w:numId w:val="73"/>
        </w:numPr>
        <ns0:widowControl ns0:val="0"/>
        <ns0:tabs>
          <ns0:tab ns0:val="clear" ns0:pos="567"/>
          <ns0:tab ns0:val="num" ns0:pos="284"/>
        </ns0:tabs>
        <ns0:spacing ns0:after="0" ns0:line="240" ns0:lineRule="auto"/>
        <ns0:ind ns0:left="-450" ns0:right="6" ns0:hanging="270"/>
        <ns0:jc ns0:val="both"/>
        <ns0:rPr>
          <ns0:rFonts ns0:ascii="Arial" ns0:hAnsi="Arial" ns0:cs="Arial"/>
          <ns0:b/>
          <ns0:color ns0:val="000000"/>
          <ns0:sz ns0:val="14"/>
          <ns0:szCs ns0:val="14"/>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COOPERATION and ENQUIRIES</w:t>
      </w:r>
    </w:p>
    <w:p xmlns:ns0="http://schemas.openxmlformats.org/wordprocessingml/2006/main" w14:paraId="43D977E0" w:rsidR="000D0990">
      <w:pPr>
        <w:pStyle w:val="CXI_6a6ccf20_Normal"/>
        <w:numPr>
          <w:ilvl w:val="1"/>
          <w:numId w:val="73"/>
        </w:numPr>
        <ns0:widowControl ns0:val="0"/>
        <ns0:tabs>
          <ns0:tab ns0:val="clear" ns0:pos="567"/>
          <ns0:tab ns0:val="num" ns0:pos="284"/>
        </ns0:tabs>
        <ns0:spacing ns0:after="0" ns0:line="240" ns0:lineRule="auto"/>
        <ns0:ind ns0:left="-426" ns0:hanging="283"/>
        <ns0:jc ns0:val="both"/>
        <ns0:rPr>
          <ns0:rFonts ns0:ascii="Arial" ns0:hAnsi="Arial" ns0:cs="Arial"/>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shall make available to LHG all information necessary for LHG to fulfil its obligations under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applicable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D</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ata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P</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rotection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Rules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and this Agreement, including demonstrating compliance therewith.</w:t>
      </w:r>
    </w:p>
    <w:p xmlns:ns0="http://schemas.openxmlformats.org/wordprocessingml/2006/main" w14:paraId="1BA6AD4E" w:rsidR="004F4246">
      <w:pPr>
        <w:pStyle w:val="CXI_6a6ccf20_Normal"/>
        <w:numPr>
          <w:ilvl w:val="1"/>
          <w:numId w:val="73"/>
        </w:numPr>
        <ns0:widowControl ns0:val="0"/>
        <ns0:tabs>
          <ns0:tab ns0:val="clear" ns0:pos="567"/>
          <ns0:tab ns0:val="num" ns0:pos="284"/>
        </ns0:tabs>
        <ns0:spacing ns0:after="0" ns0:line="240" ns0:lineRule="auto"/>
        <ns0:ind ns0:left="-426" ns0:hanging="283"/>
        <ns0:jc ns0:val="both"/>
        <ns0:rPr>
          <ns0:rFonts ns0:ascii="Arial" ns0:hAnsi="Arial" ns0:cs="Arial"/>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The Parties shall cooperate with each other to promptly and effectively handle enquiries,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subpoenas,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complaints, audits, or claims from any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court, government official,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upervisory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a</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uthority</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third parties or individuals (including but not limited to the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d</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ata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ubjects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shall promptly, and in any event within twenty-four (24) hours after having received any such enquiry,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subpoena,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complaint audit, claim or request, inform LHG thereof unless prohibited under national law.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shall exercise best efforts to object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to</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any request for access by government by virtue of national law (such as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but not limited to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the U.S. Cloud Act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or similar legislation in other jurisdictions as relevant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to the extent such request is objectionable. To the extent LHG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assesses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at its sole discretion, it is necessary to object to any request for access by a government by virtue of national law (such as the U.S. Cloud Act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or similar legislation in other jurisdictions as relevant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shall fully cooperate and assist to ensure any such objection is filed within the applicable timeframe. Such assistance and cooperation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include</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but is not limited to,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binding itself to file such objection in its own name or on behalf of LHG, where applicable, and providing LHG with all required information to complete the objection</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w:t>
      </w:r>
    </w:p>
    <w:p xmlns:ns0="http://schemas.openxmlformats.org/wordprocessingml/2006/main" w14:paraId="78EC2EFB" w:rsidR="000D0990">
      <w:pPr>
        <w:pStyle w:val="CXI_6a6ccf20_Normal"/>
        <w:numPr>
          <w:ilvl w:val="1"/>
          <w:numId w:val="73"/>
        </w:numPr>
        <ns0:widowControl ns0:val="0"/>
        <ns0:tabs>
          <ns0:tab ns0:val="clear" ns0:pos="567"/>
          <ns0:tab ns0:val="num" ns0:pos="284"/>
        </ns0:tabs>
        <ns0:spacing ns0:after="0" ns0:line="240" ns0:lineRule="auto"/>
        <ns0:ind ns0:left="-426" ns0:hanging="283"/>
        <ns0:jc ns0:val="both"/>
        <ns0:rPr>
          <ns0:rFonts ns0:ascii="Arial" ns0:hAnsi="Arial" ns0:cs="Arial"/>
          <ns0:color ns0:val="000000"/>
          <ns0:sz ns0:val="14"/>
          <ns0:szCs ns0:val="14"/>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Where LHG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determines,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it is obliged to conduct privacy and/or security assessments, such as a data protection impact assessment (“</w:t>
      </w:r>
      <w:r>
        <w:rPr>
          <w:b/>
          <ns0:rFonts xmlns:ns0="http://schemas.openxmlformats.org/wordprocessingml/2006/main" ns0:ascii="Arial" ns0:hAnsi="Arial" ns0:cs="Arial"/>
          <ns0:bCs xmlns:ns0="http://schemas.openxmlformats.org/wordprocessingml/2006/main"/>
          <ns0:color xmlns:ns0="http://schemas.openxmlformats.org/wordprocessingml/2006/main" ns0:val="000000"/>
          <ns0:sz xmlns:ns0="http://schemas.openxmlformats.org/wordprocessingml/2006/main" ns0:val="14"/>
          <ns0:szCs xmlns:ns0="http://schemas.openxmlformats.org/wordprocessingml/2006/main" ns0:val="14"/>
        </w:rPr>
        <w:t>DPIA</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under the GDPR,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shall cooperate and assist in LHG’s obligations. Additionally</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if LHG determines that applicable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D</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ata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P</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rotection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Rules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or internal policies require LHG to consult or seek guidance from a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upervisory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a</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uthority or other regulatory body prior to commencing any </w:t>
      </w:r>
      <ns0:proofErr ns0:type="gramStart"/>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particular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p</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rocessing</w:t>
      </w:r>
      <ns0:proofErr ns0:type="gramEnd"/>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 xml:space="preserve"> shall cooperate with and assist LHG in fulfilling its obligations.</w:t>
      </w:r>
    </w:p>
    <w:p xmlns:ns0="http://schemas.openxmlformats.org/wordprocessingml/2006/main" w14:paraId="5B9D0E6E" w:rsidR="00BC594B">
      <w:pPr>
        <w:pStyle w:val="CXI_6a6ccf20_Normal"/>
        <ns0:widowControl ns0:val="0"/>
        <ns0:spacing ns0:after="0"/>
        <ns0:ind ns0:left="-284" ns0:right="6" ns0:hanging="425"/>
        <ns0:jc ns0:val="both"/>
        <ns0:rPr>
          <ns0:rFonts ns0:ascii="Arial" ns0:hAnsi="Arial" ns0:cs="Arial"/>
          <ns0:color ns0:val="000000"/>
          <ns0:sz ns0:val="14"/>
          <ns0:szCs ns0:val="14"/>
        </ns0:rPr>
      </w:pPr>
    </w:p>
    <w:p xmlns:ns0="http://schemas.openxmlformats.org/wordprocessingml/2006/main" w14:paraId="333F8859" w:rsidR="00BC594B">
      <w:pPr>
        <w:pStyle w:val="CXI_6a6ccf20_Normal"/>
        <w:numPr>
          <w:ilvl w:val="0"/>
          <w:numId w:val="73"/>
        </w:numPr>
        <ns0:widowControl ns0:val="0"/>
        <ns0:tabs>
          <ns0:tab ns0:val="clear" ns0:pos="567"/>
          <ns0:tab ns0:val="num" ns0:pos="284"/>
        </ns0:tabs>
        <ns0:spacing ns0:after="0" ns0:line="240" ns0:lineRule="auto"/>
        <ns0:ind ns0:left="-284" ns0:right="6" ns0:hanging="425"/>
        <ns0:jc ns0:val="both"/>
        <ns0:rPr>
          <ns0:rFonts ns0:ascii="Arial" ns0:hAnsi="Arial" ns0:cs="Arial"/>
          <ns0:b/>
          <ns0:color ns0:val="000000"/>
          <ns0:sz ns0:val="14"/>
          <ns0:szCs ns0:val="14"/>
          <ns0:lang ns0:val="en-AU"/>
        </ns0:rPr>
      </w:pPr>
      <w:r>
        <w:rPr>
          <w:b/>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AUDIT RIGHTS</w:t>
      </w:r>
    </w:p>
    <w:p xmlns:ns0="http://schemas.openxmlformats.org/wordprocessingml/2006/main" w14:paraId="4F53A97B" w:rsidR="00E04CD5">
      <w:pPr>
        <w:pStyle w:val="CXI_6a6ccf20_Normal"/>
        <w:numPr>
          <w:ilvl w:val="1"/>
          <w:numId w:val="73"/>
        </w:numPr>
        <ns0:widowControl ns0:val="0"/>
        <ns0:tabs>
          <ns0:tab ns0:val="clear" ns0:pos="567"/>
          <ns0:tab ns0:val="num" ns0:pos="284"/>
        </ns0:tabs>
        <ns0:spacing ns0:after="0" ns0:line="240" ns0:lineRule="auto"/>
        <ns0:ind ns0:left="-284" ns0:right="6" ns0:hanging="425"/>
        <ns0:jc ns0:val="both"/>
        <ns0:rPr>
          <ns0:rFonts ns0:ascii="Arial" ns0:hAnsi="Arial" ns0:cs="Arial"/>
          <ns0:b/>
          <ns0:snapToGrid ns0:val="0"/>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Upon prior written notice, LHG is entitled to conduct an audit to verify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 compliance with this Agreement, including but not limited to situations where a competent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upervisory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uthority requires an audit to be conducted. Audits under this section may encompass, but are not limited to, the verification of whether the controls and procedures for the technical and organizational measures of confidentiality and information security are appropriate. The audit may be carried out by LHG, a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third-party</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auditor appointed by LHG, or by means of a self-assessment process approved by LHG. To the extent the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third-party</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auditor can reasonably be considered a direct competitor of the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has the right to object to the use of such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third-party</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auditor.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shall fully cooperate with any such audit and/or investigation initiated by LHG. </w:t>
      </w:r>
    </w:p>
    <w:p xmlns:ns0="http://schemas.openxmlformats.org/wordprocessingml/2006/main" w14:paraId="72F5222C" w:rsidR="00BC594B">
      <w:pPr>
        <w:pStyle w:val="CXI_6a6ccf20_Normal"/>
        <ns0:widowControl ns0:val="0"/>
        <ns0:tabs>
          <ns0:tab ns0:val="num" ns0:pos="284"/>
        </ns0:tabs>
        <ns0:spacing ns0:after="0" ns0:line="240" ns0:lineRule="auto"/>
        <ns0:ind ns0:left="-284" ns0:right="6"/>
        <ns0:jc ns0:val="both"/>
        <ns0:rPr>
          <ns0:rFonts ns0:ascii="Arial" ns0:hAnsi="Arial" ns0:cs="Arial"/>
          <ns0:b/>
          <ns0:snapToGrid ns0:val="0"/>
          <ns0:color ns0:val="000000"/>
          <ns0:sz ns0:val="14"/>
          <ns0:szCs ns0:val="14"/>
          <ns0:lang ns0:val="en-AU"/>
        </ns0:rPr>
      </w:pPr>
    </w:p>
    <w:p xmlns:ns0="http://schemas.openxmlformats.org/wordprocessingml/2006/main" w14:paraId="412CDBDC" w:rsidR="00BC594B">
      <w:pPr>
        <w:pStyle w:val="CXI_6a6ccf20_Normal"/>
        <w:numPr>
          <w:ilvl w:val="0"/>
          <w:numId w:val="73"/>
        </w:numPr>
        <ns0:widowControl ns0:val="0"/>
        <ns0:tabs>
          <ns0:tab ns0:val="clear" ns0:pos="567"/>
          <ns0:tab ns0:val="num" ns0:pos="284"/>
        </ns0:tabs>
        <ns0:spacing ns0:after="0" ns0:line="240" ns0:lineRule="auto"/>
        <ns0:ind ns0:left="-284" ns0:right="6" ns0:hanging="425"/>
        <ns0:jc ns0:val="both"/>
        <ns0:rPr>
          <ns0:rFonts ns0:ascii="Arial" ns0:hAnsi="Arial" ns0:cs="Arial"/>
          <ns0:b/>
          <ns0:snapToGrid ns0:val="0"/>
          <ns0:color ns0:val="000000"/>
          <ns0:sz ns0:val="14"/>
          <ns0:szCs ns0:val="14"/>
          <ns0:lang ns0:val="en-AU"/>
        </ns0:rPr>
      </w:pPr>
      <w:r>
        <w:rPr>
          <w:b/>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LIABILITY AND INDEMNITY</w:t>
      </w:r>
    </w:p>
    <w:p xmlns:ns0="http://schemas.openxmlformats.org/wordprocessingml/2006/main" w14:paraId="70FB53B9"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rPr>
      </w:pP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Irrespective of any contradictory provision</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in the Main Agreement,</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Vendor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is liable for and shall fully indemnify, keep indemnified and hold harmless LHG and its Affiliates, and their officers, agents, employees and customers against all liability, losses, costs, claims (including fines and penalties of the supervisory authority) and expenses (including legal expenses) and demands which LHG may incur, howsoever directly or indirectly arising from any failure by the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and/or its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Sub processors</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to comply with this Agreement and</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/or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applicable Data Protection Rules</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p>
    <w:p xmlns:ns0="http://schemas.openxmlformats.org/wordprocessingml/2006/main" w14:paraId="4C89CA1B" w:rsidR="00D251DB">
      <w:pPr>
        <w:pStyle w:val="CXI_6a6ccf20_Normal"/>
        <ns0:widowControl ns0:val="0"/>
        <ns0:tabs>
          <ns0:tab ns0:val="num" ns0:pos="284"/>
          <ns0:tab ns0:val="num" ns0:pos="851"/>
        </ns0:tabs>
        <ns0:spacing ns0:after="0" ns0:line="240" ns0:lineRule="auto"/>
        <ns0:ind ns0:left="-284" ns0:right="6"/>
        <ns0:jc ns0:val="both"/>
        <ns0:rPr>
          <ns0:rFonts ns0:ascii="Arial" ns0:hAnsi="Arial" ns0:cs="Arial"/>
          <ns0:snapToGrid ns0:val="0"/>
          <ns0:color ns0:val="000000"/>
          <ns0:sz ns0:val="14"/>
          <ns0:szCs ns0:val="14"/>
          <ns0:lang ns0:val="en-AU"/>
        </ns0:rPr>
      </w:pPr>
    </w:p>
    <w:p xmlns:ns0="http://schemas.openxmlformats.org/wordprocessingml/2006/main" w14:paraId="55731F7E" w:rsidR="000D0990">
      <w:pPr>
        <w:pStyle w:val="CXI_6a6ccf20_Normal"/>
        <w:numPr>
          <w:ilvl w:val="0"/>
          <w:numId w:val="73"/>
        </w:numPr>
        <ns0:widowControl ns0:val="0"/>
        <ns0:tabs>
          <ns0:tab ns0:val="clear" ns0:pos="567"/>
          <ns0:tab ns0:val="num" ns0:pos="284"/>
        </ns0:tabs>
        <ns0:spacing ns0:after="0" ns0:line="240" ns0:lineRule="auto"/>
        <ns0:ind ns0:left="-284" ns0:right="6" ns0:hanging="425"/>
        <ns0:jc ns0:val="both"/>
        <ns0:rPr>
          <ns0:rFonts ns0:ascii="Arial" ns0:hAnsi="Arial" ns0:cs="Arial"/>
          <ns0:b/>
          <ns0:snapToGrid ns0:val="0"/>
          <ns0:color ns0:val="000000"/>
          <ns0:sz ns0:val="14"/>
          <ns0:szCs ns0:val="14"/>
          <ns0:lang ns0:val="en-AU"/>
        </ns0:rPr>
      </w:pPr>
      <w:r>
        <w:rPr>
          <w:b/>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TRANSFERS</w:t>
      </w:r>
    </w:p>
    <w:p xmlns:ns0="http://schemas.openxmlformats.org/wordprocessingml/2006/main" w14:paraId="74A9E133" w:rsidR="00153057">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rPr>
      </w:pP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Each Party acting as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Data Exporter may Transfer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p</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ersonal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d</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ata to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other Party located</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in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Non-Restricted Countr</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y</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as permitted under applicable Data Protection Rules. </w:t>
      </w:r>
    </w:p>
    <w:p xmlns:ns0="http://schemas.openxmlformats.org/wordprocessingml/2006/main" w14:paraId="7F81FC3B" w:rsidR="00D47198">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color ns0:val="000000"/>
          <ns0:sz ns0:val="14"/>
          <ns0:szCs ns0:val="14"/>
          <ns0:lang ns0:val="en-AU"/>
        </ns0:rPr>
      </w:pP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Any Other Transfer of personal data</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by a Data Exporter located in the EEA</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 to the exclusion of the Northland –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to a Data Importer located outside the EEA</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or the Northland</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shall be governed by the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terms </w:t>
      </w:r>
      <ns0:proofErr ns0:type="gramStart"/>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of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MODULE</w:t>
      </w:r>
      <ns0:proofErr ns0:type="gramEnd"/>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TWO</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of the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2021</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SCCs</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which are hereby incorporated into this Agreement by reference</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p>
    <w:p xmlns:ns0="http://schemas.openxmlformats.org/wordprocessingml/2006/main" w14:paraId="476F9D84" w:rsidR="00D47198">
      <w:pPr>
        <w:pStyle w:val="CXI_6a6ccf20_Normal"/>
        <ns0:widowControl ns0:val="0"/>
        <ns0:tabs>
          <ns0:tab ns0:val="num" ns0:pos="851"/>
        </ns0:tabs>
        <ns0:spacing ns0:after="0" ns0:line="240" ns0:lineRule="auto"/>
        <ns0:ind ns0:left="-284" ns0:right="6"/>
        <ns0:jc ns0:val="both"/>
        <ns0:rPr>
          <ns0:rFonts ns0:ascii="Arial" ns0:hAnsi="Arial" ns0:cs="Arial"/>
          <ns0:color ns0:val="000000"/>
          <ns0:sz ns0:val="14"/>
          <ns0:szCs ns0:val="14"/>
          <ns0:lang ns0:val="en-AU"/>
        </ns0:rPr>
      </w:pPr>
    </w:p>
    <w:p xmlns:ns0="http://schemas.openxmlformats.org/wordprocessingml/2006/main" w14:paraId="5C7A08D5" w:rsidR="00607E0E">
      <w:pPr>
        <w:pStyle w:val="CXI_6a6ccf20_Normal"/>
        <ns0:widowControl ns0:val="0"/>
        <ns0:tabs>
          <ns0:tab ns0:val="num" ns0:pos="851"/>
        </ns0:tabs>
        <ns0:spacing ns0:after="0" ns0:line="240" ns0:lineRule="auto"/>
        <ns0:ind ns0:left="-284" ns0:right="6"/>
        <ns0:jc ns0:val="both"/>
        <ns0:rPr>
          <ns0:rFonts ns0:ascii="Arial" ns0:hAnsi="Arial" ns0:cs="Arial"/>
          <ns0:snapToGrid ns0:val="0"/>
          <ns0:color ns0:val="000000"/>
          <ns0:sz ns0:val="14"/>
          <ns0:szCs ns0:val="14"/>
          <ns0:lang ns0:val="en-AU"/>
        </ns0:rPr>
      </w:pP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Parties hereby agree that where the</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2021</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SCCs apply, they shall be completed as follows:</w:t>
      </w:r>
    </w:p>
    <w:p xmlns:ns0="http://schemas.openxmlformats.org/wordprocessingml/2006/main" w14:paraId="72BA528C" w:rsidR="00607E0E">
      <w:pPr>
        <w:pStyle w:val="CXI_6a6ccf20_ListParagraph"/>
        <w:numPr>
          <w:ilvl w:val="0"/>
          <w:numId w:val="82"/>
        </w:numPr>
        <ns0:widowControl ns0:val="0"/>
        <ns0:ind ns0:right="6"/>
        <ns0:jc ns0:val="both"/>
        <ns0:rPr>
          <ns0:rFonts ns0:ascii="Arial" ns0:hAnsi="Arial" ns0:cs="Arial"/>
          <ns0:snapToGrid ns0:val="0"/>
          <ns0:color ns0:val="000000"/>
          <ns0:sz ns0:val="14"/>
          <ns0:szCs ns0:val="14"/>
          <ns0:lang ns0:val="en-AU"/>
        </ns0:rPr>
      </w:pP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optional </w:t>
      </w:r>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Clause 7</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is </w:t>
      </w:r>
      <ns0:proofErr ns0:type="gramStart"/>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struck;</w:t>
      </w:r>
      <ns0:proofErr ns0:type="gramEnd"/>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p>
    <w:p xmlns:ns0="http://schemas.openxmlformats.org/wordprocessingml/2006/main" w14:paraId="166EA29D" w:rsidR="00607E0E">
      <w:pPr>
        <w:pStyle w:val="CXI_6a6ccf20_ListParagraph"/>
        <w:numPr>
          <w:ilvl w:val="0"/>
          <w:numId w:val="82"/>
        </w:numPr>
        <ns0:widowControl ns0:val="0"/>
        <ns0:ind ns0:right="6"/>
        <ns0:jc ns0:val="both"/>
        <ns0:rPr>
          <ns0:rFonts ns0:ascii="Arial" ns0:hAnsi="Arial" ns0:cs="Arial"/>
          <ns0:snapToGrid ns0:val="0"/>
          <ns0:color ns0:val="000000"/>
          <ns0:sz ns0:val="14"/>
          <ns0:szCs ns0:val="14"/>
          <ns0:lang ns0:val="en-AU"/>
        </ns0:rPr>
      </w:pP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In </w:t>
      </w:r>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Clause 9</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Option 1 is </w:t>
      </w:r>
      <ns0:proofErr ns0:type="gramStart"/>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struck</w:t>
      </w:r>
      <ns0:proofErr ns0:type="gramEnd"/>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Option 2 is kept</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the Vendor must specifically inform LHG in writing of any intended changes to the list set forth in </w:t>
      </w:r>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Schedule III</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at least two weeks in </w:t>
      </w:r>
      <ns0:proofErr ns0:type="gramStart"/>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advance</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ns0:proofErr ns0:type="gramEnd"/>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p>
    <w:p xmlns:ns0="http://schemas.openxmlformats.org/wordprocessingml/2006/main" w14:paraId="7048A239" w:rsidR="00607E0E">
      <w:pPr>
        <w:pStyle w:val="CXI_6a6ccf20_ListParagraph"/>
        <w:numPr>
          <w:ilvl w:val="0"/>
          <w:numId w:val="82"/>
        </w:numPr>
        <ns0:widowControl ns0:val="0"/>
        <ns0:ind ns0:right="6"/>
        <ns0:jc ns0:val="both"/>
        <ns0:rPr>
          <ns0:rFonts ns0:ascii="Arial" ns0:hAnsi="Arial" ns0:cs="Arial"/>
          <ns0:snapToGrid ns0:val="0"/>
          <ns0:color ns0:val="000000"/>
          <ns0:sz ns0:val="14"/>
          <ns0:szCs ns0:val="14"/>
          <ns0:lang ns0:val="en-AU"/>
        </ns0:rPr>
      </w:pP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In </w:t>
      </w:r>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Clause 11</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optional language is </w:t>
      </w:r>
      <ns0:proofErr ns0:type="gramStart"/>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struck;</w:t>
      </w:r>
      <ns0:proofErr ns0:type="gramEnd"/>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p>
    <w:p xmlns:ns0="http://schemas.openxmlformats.org/wordprocessingml/2006/main" w14:paraId="21D7FA9F" w:rsidR="00607E0E">
      <w:pPr>
        <w:pStyle w:val="CXI_6a6ccf20_ListParagraph"/>
        <w:numPr>
          <w:ilvl w:val="0"/>
          <w:numId w:val="82"/>
        </w:numPr>
        <ns0:widowControl ns0:val="0"/>
        <ns0:ind ns0:right="6"/>
        <ns0:jc ns0:val="both"/>
        <ns0:rPr>
          <ns0:rFonts ns0:ascii="Arial" ns0:hAnsi="Arial" ns0:cs="Arial"/>
          <ns0:snapToGrid ns0:val="0"/>
          <ns0:color ns0:val="000000"/>
          <ns0:sz ns0:val="14"/>
          <ns0:szCs ns0:val="14"/>
          <ns0:lang ns0:val="en-AU"/>
        </ns0:rPr>
      </w:pP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In </w:t>
      </w:r>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Clause 17</w:t>
      </w:r>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18</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governing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law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and the competent courts are those mentioned in the Agreement Summary</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except if Northland are selected, in which case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governing law and the competent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courts should be of </w:t>
      </w:r>
      <ns0:proofErr ns0:type="gramStart"/>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Arden;</w:t>
      </w:r>
      <ns0:proofErr ns0:type="gramEnd"/>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p>
    <w:p xmlns:ns0="http://schemas.openxmlformats.org/wordprocessingml/2006/main" w14:paraId="02FDAF68" w:rsidR="00C62FED">
      <w:pPr>
        <w:pStyle w:val="CXI_6a6ccf20_ListParagraph"/>
        <w:numPr>
          <w:ilvl w:val="0"/>
          <w:numId w:val="82"/>
        </w:numPr>
        <ns0:widowControl ns0:val="0"/>
        <ns0:ind ns0:right="6"/>
        <ns0:jc ns0:val="both"/>
        <ns0:rPr>
          <ns0:rFonts ns0:ascii="Arial" ns0:hAnsi="Arial" ns0:cs="Arial"/>
          <ns0:snapToGrid ns0:val="0"/>
          <ns0:color ns0:val="000000"/>
          <ns0:sz ns0:val="14"/>
          <ns0:szCs ns0:val="14"/>
          <ns0:lang ns0:val="en-AU"/>
        </ns0:rPr>
      </w:pPr>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Annex II</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w:t>
      </w:r>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II</w:t>
      </w:r>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to the</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2021</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SCCs are </w:t>
      </w:r>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Schedules</w:t>
      </w:r>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II</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w:t>
      </w:r>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III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to this Agreement, </w:t>
      </w:r>
      <ns0:proofErr ns0:type="gramStart"/>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respectively;</w:t>
      </w:r>
      <ns0:proofErr ns0:type="gramEnd"/>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p>
    <w:p xmlns:ns0="http://schemas.openxmlformats.org/wordprocessingml/2006/main" w14:paraId="6877EC22" w:rsidR="00423E95">
      <w:pPr>
        <w:pStyle w:val="CXI_6a6ccf20_ListParagraph"/>
        <w:numPr>
          <w:ilvl w:val="0"/>
          <w:numId w:val="82"/>
        </w:numPr>
        <ns0:widowControl ns0:val="0"/>
        <ns0:ind ns0:right="6"/>
        <ns0:jc ns0:val="both"/>
        <ns0:rPr>
          <ns0:rFonts ns0:ascii="Arial" ns0:hAnsi="Arial" ns0:cs="Arial"/>
          <ns0:snapToGrid ns0:val="0"/>
          <ns0:color ns0:val="000000"/>
          <ns0:sz ns0:val="14"/>
          <ns0:szCs ns0:val="14"/>
          <ns0:lang ns0:val="en-AU"/>
        </ns0:rPr>
      </w:pPr>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Annex I</w:t>
      </w:r>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to the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2021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SCCs is completed as follows: (</w:t>
      </w:r>
      <ns0:proofErr ns0:type="spellStart"/>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w:t>
      </w:r>
      <ns0:proofErr ns0:type="spellEnd"/>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he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D</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ata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E</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xporters and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D</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ata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mporters in </w:t>
      </w:r>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Annex I</w:t>
      </w:r>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.A</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are the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Parties listed in the Agreement Summary</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and their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addresses are those mentioned in the Agreement Summary;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(ii) the contact person’s details for each Party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are those mentioned in the Agreement Summary;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 the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activities relevant to the data transfer</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undertaken by the Data Importer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are those described in the section “Vendor Activities” in the Agreement Summary;</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activities relevant to the data transferred undertaken by the Data Exporter are those mentioned in the Main Agreement</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signatures and the date of the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2021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SCCs are those of the Data Processing Agreement; (v</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respective roles of each Party is set forth in the Main Agre</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ement.</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p>
    <w:p xmlns:ns0="http://schemas.openxmlformats.org/wordprocessingml/2006/main" w14:paraId="02720C5A" w:rsidR="007C562F">
      <w:pPr>
        <w:pStyle w:val="CXI_6a6ccf20_ListParagraph"/>
        <w:numPr>
          <w:ilvl w:val="0"/>
          <w:numId w:val="82"/>
        </w:numPr>
        <ns0:widowControl ns0:val="0"/>
        <ns0:ind ns0:right="6"/>
        <ns0:jc ns0:val="both"/>
        <ns0:rPr>
          <ns0:rFonts ns0:ascii="Arial" ns0:hAnsi="Arial" ns0:cs="Arial"/>
          <ns0:snapToGrid ns0:val="0"/>
          <ns0:color ns0:val="000000"/>
          <ns0:sz ns0:val="14"/>
          <ns0:szCs ns0:val="14"/>
          <ns0:lang ns0:val="en-AU"/>
        </ns0:rPr>
      </w:pPr>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Annex </w:t>
      </w:r>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I.B.</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to the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2021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SCCs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is </w:t>
      </w:r>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Schedule I</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to this Agreement.</w:t>
      </w:r>
    </w:p>
    <w:p xmlns:ns0="http://schemas.openxmlformats.org/wordprocessingml/2006/main" w14:paraId="4BA11CA9" w:rsidR="00D92C93">
      <w:pPr>
        <w:pStyle w:val="CXI_6a6ccf20_ListParagraph"/>
        <w:numPr>
          <w:ilvl w:val="0"/>
          <w:numId w:val="82"/>
        </w:numPr>
        <ns0:widowControl ns0:val="0"/>
        <ns0:ind ns0:right="6"/>
        <ns0:jc ns0:val="both"/>
        <ns0:rPr>
          <ns0:rFonts ns0:ascii="Arial" ns0:hAnsi="Arial" ns0:cs="Arial"/>
          <ns0:snapToGrid ns0:val="0"/>
          <ns0:color ns0:val="000000"/>
          <ns0:sz ns0:val="14"/>
          <ns0:szCs ns0:val="14"/>
          <ns0:lang ns0:val="en-AU"/>
        </ns0:rPr>
      </w:pPr>
      <w:r>
        <w:rPr>
          <w:b/>
          <ns0:rFonts xmlns:ns0="http://schemas.openxmlformats.org/wordprocessingml/2006/main" ns0:ascii="Arial" ns0:hAnsi="Arial" ns0:cs="Arial"/>
          <ns0:bCs xmlns:ns0="http://schemas.openxmlformats.org/wordprocessingml/2006/main"/>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Annex I.C.</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to the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2021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SCCs</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is completed as follows: the competent supervisory authority/</w:t>
      </w:r>
      <ns0:proofErr ns0:type="spellStart"/>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ies</w:t>
      </w:r>
      <ns0:proofErr ns0:type="spellEnd"/>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in accordance with Clause 13, is/are the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supervisory</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authorities competent vis-à-vis</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LHG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Exporter</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under the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Agreement. However, in case several LHG entities are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Data Exporters under the Agreement</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solely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Belgian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supervisory</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authority shall</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be the competent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supervisory authority</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p>
    <w:p xmlns:ns0="http://schemas.openxmlformats.org/wordprocessingml/2006/main" w14:paraId="12910DA4" w:rsidR="00F15DEE">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rPr>
      </w:pPr>
    </w:p>
    <w:p xmlns:ns0="http://schemas.openxmlformats.org/wordprocessingml/2006/main" w14:paraId="31F2C329" w:rsidR="006A3BA5">
      <w:pPr>
        <w:pStyle w:val="CXI_6a6ccf20_Normal"/>
        <ns0:widowControl ns0:val="0"/>
        <ns0:tabs>
          <ns0:tab ns0:val="num" ns0:pos="851"/>
        </ns0:tabs>
        <ns0:spacing ns0:after="0" ns0:line="240" ns0:lineRule="auto"/>
        <ns0:ind ns0:left="-284" ns0:right="6"/>
        <ns0:jc ns0:val="both"/>
        <ns0:rPr>
          <ns0:rFonts ns0:ascii="Arial" ns0:hAnsi="Arial" ns0:cs="Arial"/>
          <ns0:snapToGrid ns0:val="0"/>
          <ns0:color ns0:val="000000"/>
          <ns0:sz ns0:val="14"/>
          <ns0:szCs ns0:val="14"/>
          <ns0:lang ns0:val="en-AU"/>
        </ns0:rPr>
      </w:pP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Any Other Transfer of personal data</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by a Data Exporter located in the Northland to a Data Importer located outside the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EEA or the Northland,</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shall be governed</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by the Northland International Data Transfer Addendum, which is hereby incorporated into this Agreement by reference; and Part 1 of the Northland International Data Transfer Addendum is completed as follows: (</w:t>
      </w:r>
      <ns0:proofErr ns0:type="spellStart"/>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w:t>
      </w:r>
      <ns0:proofErr ns0:type="spellEnd"/>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in Table 1, the “Exporter” and the “Importer” are the Parties listed in the Agreement Summary</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their addresses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and official registration numbers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are those mentioned in the Agreement Summary, and their signatures are included in the signature page of this Agreement; (ii) in Table 2, the first option is selected and the “Approved EU SCCs” are those incorporated into this A</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greement</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as per clause 11.2 of this Agreement, (iii) in Table 3, “Annex 1A, 1B,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II</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III</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to the Approved EU SCCs” are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Annexes referred to in</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section 11.2 of this</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Agreement; and (iv) in Table 4, the “Exporter” can terminate the Northland International Data Transfer Addendum.</w:t>
      </w:r>
    </w:p>
    <w:p xmlns:ns0="http://schemas.openxmlformats.org/wordprocessingml/2006/main" w14:paraId="13AF7CFF" w:rsidR="00693D88">
      <w:pPr>
        <w:pStyle w:val="CXI_6a6ccf20_Normal"/>
        <ns0:widowControl ns0:val="0"/>
        <ns0:tabs>
          <ns0:tab ns0:val="num" ns0:pos="851"/>
        </ns0:tabs>
        <ns0:spacing ns0:after="0" ns0:line="240" ns0:lineRule="auto"/>
        <ns0:ind ns0:left="-284" ns0:right="6"/>
        <ns0:jc ns0:val="both"/>
        <ns0:rPr>
          <ns0:rFonts ns0:ascii="Arial" ns0:hAnsi="Arial" ns0:cs="Arial"/>
          <ns0:snapToGrid ns0:val="0"/>
          <ns0:color ns0:val="000000"/>
          <ns0:sz ns0:val="14"/>
          <ns0:szCs ns0:val="14"/>
          <ns0:lang ns0:val="en-AU"/>
        </ns0:rPr>
      </w:pPr>
    </w:p>
    <w:p xmlns:ns0="http://schemas.openxmlformats.org/wordprocessingml/2006/main" w14:paraId="7774840F" w:rsidR="008A66BA">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rPr>
      </w:pP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When Vendor Transfers personal data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outside the EEA or the Northland</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ns0:proofErr ns0:type="gramStart"/>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in the course of</w:t>
      </w:r>
      <ns0:proofErr ns0:type="gramEnd"/>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the provision of the Services, Vendor</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represent</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and warrant</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s</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that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it</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shall only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do so</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in compliance with applicable Data Protection Rules</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p>
    <w:p xmlns:ns0="http://schemas.openxmlformats.org/wordprocessingml/2006/main" w14:paraId="74C7C103" w:rsidR="00BC594B">
      <w:pPr>
        <w:pStyle w:val="CXI_6a6ccf20_Normal"/>
        <ns0:widowControl ns0:val="0"/>
        <ns0:tabs>
          <ns0:tab ns0:val="num" ns0:pos="851"/>
        </ns0:tabs>
        <ns0:spacing ns0:after="0"/>
        <ns0:ind ns0:left="426" ns0:right="6" ns0:hanging="425"/>
        <ns0:jc ns0:val="both"/>
        <ns0:rPr>
          <ns0:rFonts ns0:ascii="Arial" ns0:hAnsi="Arial" ns0:cs="Arial"/>
          <ns0:snapToGrid ns0:val="0"/>
          <ns0:color ns0:val="000000"/>
          <ns0:sz ns0:val="14"/>
          <ns0:szCs ns0:val="14"/>
          <ns0:lang ns0:val="en-AU"/>
        </ns0:rPr>
      </w:pPr>
      <w:r>
        <w:rPr>
          <ns0:rFonts xmlns:ns0="http://schemas.openxmlformats.org/wordprocessingml/2006/main" ns0:ascii="Arial" ns0:hAnsi="Arial" ns0:cs="Arial"/>
        </w:rPr>
        <w:t xml:space="preserve">     </w:t>
      </w:r>
    </w:p>
    <w:p xmlns:ns0="http://schemas.openxmlformats.org/wordprocessingml/2006/main" w14:paraId="2E448401" w:rsidR="00BC594B">
      <w:pPr>
        <w:pStyle w:val="CXI_6a6ccf20_Normal"/>
        <w:numPr>
          <w:ilvl w:val="0"/>
          <w:numId w:val="73"/>
        </w:numPr>
        <ns0:widowControl ns0:val="0"/>
        <ns0:tabs>
          <ns0:tab ns0:val="clear" ns0:pos="567"/>
          <ns0:tab ns0:val="num" ns0:pos="284"/>
        </ns0:tabs>
        <ns0:spacing ns0:after="0" ns0:line="240" ns0:lineRule="auto"/>
        <ns0:ind ns0:left="-284" ns0:right="6" ns0:hanging="425"/>
        <ns0:jc ns0:val="both"/>
        <ns0:rPr>
          <ns0:rFonts ns0:ascii="Arial" ns0:hAnsi="Arial" ns0:cs="Arial"/>
          <ns0:b/>
          <ns0:snapToGrid ns0:val="0"/>
          <ns0:color ns0:val="000000"/>
          <ns0:sz ns0:val="14"/>
          <ns0:szCs ns0:val="14"/>
          <ns0:lang ns0:val="en-AU"/>
        </ns0:rPr>
      </w:pPr>
      <w:r>
        <w:rPr>
          <w:b/>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CYBER SECURITY INSURANCE</w:t>
      </w:r>
    </w:p>
    <w:p xmlns:ns0="http://schemas.openxmlformats.org/wordprocessingml/2006/main" w14:paraId="1588F435"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rPr>
      </w:pP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Without prejudice to any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additional provision in the MSA,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shall arrange adequate cyber security insurances to cover all liability that might arise under the Agreement and ensure that the cyber security insurances are in full force and effect throughout the life of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Agreement. </w:t>
      </w:r>
    </w:p>
    <w:p xmlns:ns0="http://schemas.openxmlformats.org/wordprocessingml/2006/main" w14:paraId="420D4090"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rPr>
      </w:pP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provisions of this clause shall in no way limit the liability of the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under th</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is</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Agreement</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or the Main Agreement</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p>
    <w:p xmlns:ns0="http://schemas.openxmlformats.org/wordprocessingml/2006/main" w14:paraId="1172ADB5"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rPr>
      </w:pP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shall supply LHG with evidence of such insurance on demand.</w:t>
      </w:r>
    </w:p>
    <w:p xmlns:ns0="http://schemas.openxmlformats.org/wordprocessingml/2006/main" w14:paraId="4FE49926" w:rsidR="00BC594B">
      <w:pPr>
        <w:pStyle w:val="CXI_6a6ccf20_Normal"/>
        <ns0:widowControl ns0:val="0"/>
        <ns0:tabs>
          <ns0:tab ns0:val="num" ns0:pos="851"/>
        </ns0:tabs>
        <ns0:spacing ns0:after="0"/>
        <ns0:ind ns0:left="426" ns0:right="6" ns0:hanging="425"/>
        <ns0:jc ns0:val="both"/>
        <ns0:rPr>
          <ns0:rFonts ns0:ascii="Arial" ns0:hAnsi="Arial" ns0:cs="Arial"/>
          <ns0:snapToGrid ns0:val="0"/>
          <ns0:color ns0:val="000000"/>
          <ns0:sz ns0:val="14"/>
          <ns0:szCs ns0:val="14"/>
          <ns0:lang ns0:val="en-AU"/>
        </ns0:rPr>
      </w:pPr>
    </w:p>
    <w:p xmlns:ns0="http://schemas.openxmlformats.org/wordprocessingml/2006/main" w14:paraId="0FD43939" w:rsidR="00BC594B">
      <w:pPr>
        <w:pStyle w:val="CXI_6a6ccf20_Normal"/>
        <w:numPr>
          <w:ilvl w:val="0"/>
          <w:numId w:val="73"/>
        </w:numPr>
        <ns0:widowControl ns0:val="0"/>
        <ns0:tabs>
          <ns0:tab ns0:val="clear" ns0:pos="567"/>
          <ns0:tab ns0:val="num" ns0:pos="284"/>
        </ns0:tabs>
        <ns0:spacing ns0:after="0" ns0:line="240" ns0:lineRule="auto"/>
        <ns0:ind ns0:left="-284" ns0:right="6" ns0:hanging="425"/>
        <ns0:jc ns0:val="both"/>
        <ns0:rPr>
          <ns0:rFonts ns0:ascii="Arial" ns0:hAnsi="Arial" ns0:cs="Arial"/>
          <ns0:b/>
          <ns0:snapToGrid ns0:val="0"/>
          <ns0:color ns0:val="000000"/>
          <ns0:sz ns0:val="14"/>
          <ns0:szCs ns0:val="14"/>
          <ns0:lang ns0:val="en-AU"/>
        </ns0:rPr>
      </w:pPr>
      <w:r>
        <w:rPr>
          <w:b/>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NOTICES</w:t>
      </w:r>
    </w:p>
    <w:p xmlns:ns0="http://schemas.openxmlformats.org/wordprocessingml/2006/main" w14:paraId="5BA40131"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rPr>
      </w:pP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Any notice required or permitted to be given by either of the Parties shall be in writing addressed to the other party at the address mentioned in the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Contact Details</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of the Agreement Summary or to such other address as may have been notified by the other party in writing.</w:t>
      </w:r>
    </w:p>
    <w:p xmlns:ns0="http://schemas.openxmlformats.org/wordprocessingml/2006/main" w14:paraId="3DCEAB90"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rPr>
      </w:pP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Notwithstanding the provisions of clause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5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of this Agreement, any notice will be properly served if delivered personally or sent by registered mail to the address specified in the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Contact Details</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of the Agreement Summary. </w:t>
      </w:r>
    </w:p>
    <w:p xmlns:ns0="http://schemas.openxmlformats.org/wordprocessingml/2006/main" w14:paraId="3C988955" w:rsidR="00BC594B">
      <w:pPr>
        <w:pStyle w:val="CXI_6a6ccf20_Normal"/>
        <ns0:widowControl ns0:val="0"/>
        <ns0:spacing ns0:after="0"/>
        <ns0:ind ns0:left="426" ns0:right="6" ns0:hanging="425"/>
        <ns0:jc ns0:val="both"/>
        <ns0:rPr>
          <ns0:rFonts ns0:ascii="Arial" ns0:hAnsi="Arial" ns0:cs="Arial"/>
          <ns0:snapToGrid ns0:val="0"/>
          <ns0:color ns0:val="000000"/>
          <ns0:sz ns0:val="14"/>
          <ns0:szCs ns0:val="14"/>
          <ns0:lang ns0:val="en-AU"/>
        </ns0:rPr>
      </w:pPr>
    </w:p>
    <w:p xmlns:ns0="http://schemas.openxmlformats.org/wordprocessingml/2006/main" w14:paraId="42D94970" w:rsidR="00BC594B">
      <w:pPr>
        <w:pStyle w:val="CXI_6a6ccf20_Normal"/>
        <w:numPr>
          <w:ilvl w:val="0"/>
          <w:numId w:val="73"/>
        </w:numPr>
        <ns0:widowControl ns0:val="0"/>
        <ns0:tabs>
          <ns0:tab ns0:val="clear" ns0:pos="567"/>
          <ns0:tab ns0:val="num" ns0:pos="284"/>
        </ns0:tabs>
        <ns0:spacing ns0:after="0" ns0:line="240" ns0:lineRule="auto"/>
        <ns0:ind ns0:left="-284" ns0:right="6" ns0:hanging="425"/>
        <ns0:jc ns0:val="both"/>
        <ns0:rPr>
          <ns0:rFonts ns0:ascii="Arial" ns0:hAnsi="Arial" ns0:cs="Arial"/>
          <ns0:b/>
          <ns0:snapToGrid ns0:val="0"/>
          <ns0:color ns0:val="000000"/>
          <ns0:sz ns0:val="14"/>
          <ns0:szCs ns0:val="14"/>
          <ns0:lang ns0:val="en-AU"/>
        </ns0:rPr>
      </w:pPr>
      <w:r>
        <w:rPr>
          <w:b/>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ENFORCEABILITY</w:t>
      </w:r>
    </w:p>
    <w:p xmlns:ns0="http://schemas.openxmlformats.org/wordprocessingml/2006/main" w14:paraId="24E31313"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rPr>
      </w:pP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If one or more of the provisions of the Agreement is declared to be invalid, illegal or unenforceable by law, the validity, legality and enforceability of the remaining provisions contained herein shall not in any way be affected. Each of the Parties shall use its best efforts to negotiate in good faith a legally valid replacement provision, which corresponds in the best possible way with the invalid provision.</w:t>
      </w:r>
    </w:p>
    <w:p xmlns:ns0="http://schemas.openxmlformats.org/wordprocessingml/2006/main" w14:paraId="365F7B06"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rPr>
      </w:pP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Except in relation to the Affiliates of LHG, it is not intended that any term of this Agreement should be enforceable by any person other than LHG and </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Vendor</w:t>
      </w: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w:t>
      </w:r>
    </w:p>
    <w:p xmlns:ns0="http://schemas.openxmlformats.org/wordprocessingml/2006/main" w14:paraId="07FF54B9" w:rsidR="00BC594B">
      <w:pPr>
        <w:pStyle w:val="CXI_6a6ccf20_Normal"/>
        <ns0:widowControl ns0:val="0"/>
        <ns0:tabs>
          <ns0:tab ns0:val="num" ns0:pos="426"/>
        </ns0:tabs>
        <ns0:spacing ns0:after="0"/>
        <ns0:ind ns0:left="426" ns0:right="6" ns0:hanging="425"/>
        <ns0:jc ns0:val="both"/>
        <ns0:rPr>
          <ns0:rFonts ns0:ascii="Arial" ns0:hAnsi="Arial" ns0:cs="Arial"/>
          <ns0:snapToGrid ns0:val="0"/>
          <ns0:color ns0:val="000000"/>
          <ns0:sz ns0:val="14"/>
          <ns0:szCs ns0:val="14"/>
          <ns0:lang ns0:val="en-AU"/>
        </ns0:rPr>
      </w:pPr>
    </w:p>
    <w:p xmlns:ns0="http://schemas.openxmlformats.org/wordprocessingml/2006/main" w14:paraId="6961F1E1" w:rsidR="00BC594B">
      <w:pPr>
        <w:pStyle w:val="CXI_6a6ccf20_Normal"/>
        <w:numPr>
          <w:ilvl w:val="0"/>
          <w:numId w:val="73"/>
        </w:numPr>
        <ns0:widowControl ns0:val="0"/>
        <ns0:tabs>
          <ns0:tab ns0:val="clear" ns0:pos="567"/>
          <ns0:tab ns0:val="num" ns0:pos="284"/>
        </ns0:tabs>
        <ns0:spacing ns0:after="0" ns0:line="240" ns0:lineRule="auto"/>
        <ns0:ind ns0:left="-284" ns0:right="6" ns0:hanging="425"/>
        <ns0:jc ns0:val="both"/>
        <ns0:rPr>
          <ns0:rFonts ns0:ascii="Arial" ns0:hAnsi="Arial" ns0:cs="Arial"/>
          <ns0:b/>
          <ns0:snapToGrid ns0:val="0"/>
          <ns0:color ns0:val="000000"/>
          <ns0:sz ns0:val="14"/>
          <ns0:szCs ns0:val="14"/>
          <ns0:lang ns0:val="en-AU"/>
        </ns0:rPr>
      </w:pPr>
      <w:r>
        <w:rPr>
          <w:b/>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ENTIRE AGREEMENT</w:t>
      </w:r>
    </w:p>
    <w:p xmlns:ns0="http://schemas.openxmlformats.org/wordprocessingml/2006/main" w14:paraId="6D89392D"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rPr>
      </w:pP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Parties explicitly declare that this Agreement and the documents referred to herein constitute the entire agreement between Parties and supersedes any prior draft, agreements, undertakings, understandings, conditions and arrangements, notwithstanding any conflicting order of precedence, of any nature between the Parties, </w:t>
      </w:r>
      <ns0:proofErr ns0:type="gramStart"/>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whether or not</w:t>
      </w:r>
      <ns0:proofErr ns0:type="gramEnd"/>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in writing, in relation to the subject-matter of this Agreement.</w:t>
      </w:r>
    </w:p>
    <w:p xmlns:ns0="http://schemas.openxmlformats.org/wordprocessingml/2006/main" w14:paraId="44635787" w:rsidR="00BC594B">
      <w:pPr>
        <w:pStyle w:val="CXI_6a6ccf20_Normal"/>
        <ns0:spacing ns0:after="0"/>
        <ns0:ind ns0:left="426" ns0:hanging="425"/>
        <ns0:jc ns0:val="both"/>
        <ns0:rPr>
          <ns0:rFonts ns0:ascii="Arial" ns0:hAnsi="Arial" ns0:cs="Arial"/>
          <ns0:color ns0:val="000000"/>
          <ns0:sz ns0:val="14"/>
          <ns0:szCs ns0:val="14"/>
          <ns0:lang ns0:val="en-AU"/>
        </ns0:rPr>
      </w:pPr>
    </w:p>
    <w:p xmlns:ns0="http://schemas.openxmlformats.org/wordprocessingml/2006/main" w14:paraId="3221AA57" w:rsidR="00BC594B">
      <w:pPr>
        <w:pStyle w:val="CXI_6a6ccf20_Normal"/>
        <w:numPr>
          <w:ilvl w:val="0"/>
          <w:numId w:val="73"/>
        </w:numPr>
        <ns0:widowControl ns0:val="0"/>
        <ns0:tabs>
          <ns0:tab ns0:val="clear" ns0:pos="567"/>
          <ns0:tab ns0:val="num" ns0:pos="284"/>
        </ns0:tabs>
        <ns0:spacing ns0:after="0" ns0:line="240" ns0:lineRule="auto"/>
        <ns0:ind ns0:left="-284" ns0:right="6" ns0:hanging="425"/>
        <ns0:jc ns0:val="both"/>
        <ns0:rPr>
          <ns0:rFonts ns0:ascii="Arial" ns0:hAnsi="Arial" ns0:cs="Arial"/>
          <ns0:b/>
          <ns0:snapToGrid ns0:val="0"/>
          <ns0:color ns0:val="000000"/>
          <ns0:sz ns0:val="14"/>
          <ns0:szCs ns0:val="14"/>
          <ns0:lang ns0:val="en-AU"/>
        </ns0:rPr>
      </w:pPr>
      <ns0:bookmarkStart ns0:name="CXI_6a6ccf20__Ref296357767" ns0:id="72"/>
      <w:r>
        <w:rPr>
          <w:b/>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LAW AND JURISDICTION</w:t>
      </w:r>
      <ns0:bookmarkEnd ns0:id="72"/>
    </w:p>
    <w:p xmlns:ns0="http://schemas.openxmlformats.org/wordprocessingml/2006/main" w14:paraId="50908C58"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rPr>
      </w:pPr>
      <ns0:bookmarkStart ns0:name="CXI_6a6ccf20__Ref296523963" ns0:id="73"/>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Any contractual or non-contractual obligations arising from or connected with this Agreement shall be governed by and shall be construed in accordance with the law of the Jurisdiction set forth in the Agreement Summary.</w:t>
      </w:r>
      <ns0:bookmarkEnd ns0:id="73"/>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 </w:t>
      </w:r>
    </w:p>
    <w:p xmlns:ns0="http://schemas.openxmlformats.org/wordprocessingml/2006/main" w14:paraId="5464E369" w:rsidR="00BC594B">
      <w:pPr>
        <w:pStyle w:val="CXI_6a6ccf20_Normal"/>
        <w:numPr>
          <w:ilvl w:val="1"/>
          <w:numId w:val="73"/>
        </w:numPr>
        <ns0:widowControl ns0:val="0"/>
        <ns0:tabs>
          <ns0:tab ns0:val="clear" ns0:pos="567"/>
          <ns0:tab ns0:val="num" ns0:pos="284"/>
          <ns0:tab ns0:val="num" ns0:pos="851"/>
        </ns0:tabs>
        <ns0:spacing ns0:after="0" ns0:line="240" ns0:lineRule="auto"/>
        <ns0:ind ns0:left="-284" ns0:right="6" ns0:hanging="425"/>
        <ns0:jc ns0:val="both"/>
        <ns0:rPr>
          <ns0:rFonts ns0:ascii="Arial" ns0:hAnsi="Arial" ns0:cs="Arial"/>
          <ns0:snapToGrid ns0:val="0"/>
          <ns0:color ns0:val="000000"/>
          <ns0:sz ns0:val="14"/>
          <ns0:szCs ns0:val="14"/>
          <ns0:lang ns0:val="en-AU"/>
        </ns0:rPr>
      </w:pPr>
      <w:r>
        <w:rPr>
          <ns0:rFonts xmlns:ns0="http://schemas.openxmlformats.org/wordprocessingml/2006/main" ns0:ascii="Arial" ns0:hAnsi="Arial" ns0:cs="Arial"/>
          <ns0:snapToGrid xmlns:ns0="http://schemas.openxmlformats.org/wordprocessingml/2006/main" ns0:val="0"/>
          <ns0:color xmlns:ns0="http://schemas.openxmlformats.org/wordprocessingml/2006/main" ns0:val="000000"/>
          <ns0:sz xmlns:ns0="http://schemas.openxmlformats.org/wordprocessingml/2006/main" ns0:val="14"/>
          <ns0:szCs xmlns:ns0="http://schemas.openxmlformats.org/wordprocessingml/2006/main" ns0:val="14"/>
          <ns0:lang xmlns:ns0="http://schemas.openxmlformats.org/wordprocessingml/2006/main" ns0:val="en-AU"/>
        </w:rPr>
        <w:t xml:space="preserve">The Parties irrevocably agree that the courts in the Jurisdiction set forth in the Agreement Summary are to have exclusive jurisdiction to settle any dispute which may arise out of or in connection with this Agreement and that accordingly any proceedings arising out of or in connection with this Agreement shall be brought in such courts. </w:t>
      </w:r>
    </w:p>
    <w:p xmlns:ns0="http://schemas.openxmlformats.org/wordprocessingml/2006/main" w14:paraId="24437852" w:rsidR="00886213">
      <w:pPr>
        <w:pStyle w:val="CXI_6a6ccf20_Normal"/>
        <ns0:spacing ns0:after="120"/>
        <ns0:ind ns0:left="-709"/>
        <ns0:rPr>
          <ns0:rFonts ns0:ascii="Arial" ns0:hAnsi="Arial" ns0:cs="Arial"/>
          <ns0:sz ns0:val="20"/>
          <ns0:szCs ns0:val="20"/>
        </ns0:rPr>
        <ns0:sectPr ns0:rsidRPr="009221D1" ns0:rsidR="00886213" ns0:rsidSect="00D76CB9">
          <ns0:type ns0:val="continuous"/>
          <ns0:pgSz ns0:w="11906" ns0:h="16838" ns0:orient="portrait"/>
          <ns0:pgMar ns0:top="1440" ns0:right="991" ns0:bottom="1440" ns0:left="1560" ns0:header="142" ns0:footer="708" ns0:gutter="0"/>
          <ns0:paperSrc ns0:first="11" ns0:other="11"/>
          <ns0:cols ns0:space="1565" ns0:num="2"/>
          <ns0:formProt ns0:val="0"/>
          <ns0:docGrid ns0:linePitch="360"/>
        </ns0:sectPr>
      </w:pPr>
    </w:p>
    <w:p xmlns:ns0="http://schemas.openxmlformats.org/wordprocessingml/2006/main" w14:paraId="01F811E8" w:rsidR="00673470">
      <w:pPr>
        <w:pStyle w:val="CXI_6a6ccf20_Normal"/>
        <ns0:spacing ns0:after="120"/>
        <ns0:ind ns0:left="-709"/>
        <ns0:rPr>
          <ns0:rFonts ns0:ascii="Arial" ns0:hAnsi="Arial" ns0:cs="Arial"/>
          <ns0:sz ns0:val="20"/>
          <ns0:szCs ns0:val="20"/>
        </ns0:rPr>
      </w:pPr>
      <w:r>
        <w:rPr>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AU"/>
        </w:rPr>
        <ns0:br ns0:type="page"/>
      </w:r>
      <w:r>
        <w:rPr>
          <ns0:rFonts xmlns:ns0="http://schemas.openxmlformats.org/wordprocessingml/2006/main" ns0:ascii="Arial" ns0:hAnsi="Arial" ns0:cs="Arial"/>
          <ns0:sz xmlns:ns0="http://schemas.openxmlformats.org/wordprocessingml/2006/main" ns0:val="20"/>
          <ns0:szCs xmlns:ns0="http://schemas.openxmlformats.org/wordprocessingml/2006/main" ns0:val="20"/>
        </w:rPr>
        <w:t>Accepted</w:t>
      </w:r>
      <w:r>
        <w:rPr>
          <ns0:rFonts xmlns:ns0="http://schemas.openxmlformats.org/wordprocessingml/2006/main" ns0:ascii="Arial" ns0:hAnsi="Arial" ns0:cs="Arial"/>
          <ns0:sz xmlns:ns0="http://schemas.openxmlformats.org/wordprocessingml/2006/main" ns0:val="20"/>
          <ns0:szCs xmlns:ns0="http://schemas.openxmlformats.org/wordprocessingml/2006/main" ns0:val="20"/>
        </w:rPr>
        <w:t xml:space="preserve"> for and on behalf of </w:t>
      </w:r>
    </w:p>
    <w:p xmlns:ns0="http://schemas.openxmlformats.org/wordprocessingml/2006/main" w14:paraId="24D3B5C5" w:rsidR="00673470">
      <w:pPr>
        <w:pStyle w:val="CXI_6a6ccf20_Normal"/>
        <ns0:spacing ns0:after="120"/>
        <ns0:rPr>
          <ns0:rFonts ns0:ascii="Arial" ns0:hAnsi="Arial" ns0:cs="Arial"/>
          <ns0:b/>
          <ns0:sz ns0:val="20"/>
          <ns0:szCs ns0:val="20"/>
        </ns0:rPr>
      </w:pPr>
      <w:r>
        <w:rPr>
          <w:b/>
          <ns0:rFonts xmlns:ns0="http://schemas.openxmlformats.org/wordprocessingml/2006/main" ns0:ascii="Arial" ns0:hAnsi="Arial" ns0:cs="Arial"/>
          <ns0:sz xmlns:ns0="http://schemas.openxmlformats.org/wordprocessingml/2006/main" ns0:val="20"/>
          <ns0:szCs xmlns:ns0="http://schemas.openxmlformats.org/wordprocessingml/2006/main" ns0:val="20"/>
        </w:rPr>
        <w:t>LHG</w:t>
      </w:r>
    </w:p>
    <ns0:tbl xmlns:w14="http://schemas.microsoft.com/office/word/2010/wordml" xmlns:ns0="http://schemas.openxmlformats.org/wordprocessingml/2006/main">
      <ns0:tblPr>
        <ns0:tblStyle ns0:val="CXI_6a6ccf20_TableGrid"/>
        <ns0:tblW ns0:w="4644" ns0:type="dxa"/>
        <ns0:tblInd ns0:w="-512" ns0:type="dxa"/>
        <ns0:tblLook ns0:val="04A0" ns0:firstRow="1" ns0:lastRow="0" ns0:firstColumn="1" ns0:lastColumn="0" ns0:noHBand="0" ns0:noVBand="1"/>
      </ns0:tblPr>
      <ns0:tblGrid>
        <ns0:gridCol ns0:w="1286"/>
        <ns0:gridCol ns0:w="3358"/>
      </ns0:tblGrid>
      <ns0:tr ns0:rsidR="009E0BE8" ns0:rsidTr="00190A9A" w14:paraId="186F3302" w14:textId="77777777">
        <ns0:trPr>
          <ns0:trHeight ns0:val="1277"/>
        </ns0:trPr>
        <ns0:tc>
          <ns0:tcPr>
            <ns0:tcW ns0:w="1286" ns0:type="dxa"/>
            <ns0:tcBorders>
              <ns0:top ns0:val="nil"/>
              <ns0:left ns0:val="nil"/>
              <ns0:bottom ns0:val="nil"/>
              <ns0:right ns0:val="single" ns0:color="auto" ns0:sz="4" ns0:space="0"/>
            </ns0:tcBorders>
            <ns0:shd ns0:val="clear" ns0:color="auto" ns0:fill="FF0000"/>
            <ns0:vAlign ns0:val="center"/>
          </ns0:tcPr>
          <w:p w14:paraId="06D1AD9E" w:rsidR="009E0BE8">
            <w:pPr>
              <w:pStyle w:val="CXI_6a6ccf20_Normal"/>
              <ns0:rPr>
                <ns0:rFonts ns0:ascii="Arial" ns0:hAnsi="Arial" ns0:cs="Arial"/>
                <ns0:b/>
                <ns0:color ns0:val="FFFFFF" ns0:themeColor="background1"/>
                <ns0:sz ns0:val="20"/>
                <ns0:szCs ns0:val="20"/>
              </ns0:rPr>
            </w:pPr>
            <w:r>
              <w:rPr>
                <w:b/>
                <ns0:rFonts xmlns:ns0="http://schemas.openxmlformats.org/wordprocessingml/2006/main" ns0:ascii="Arial" ns0:hAnsi="Arial" ns0:cs="Arial"/>
                <ns0:color xmlns:ns0="http://schemas.openxmlformats.org/wordprocessingml/2006/main" ns0:val="FFFFFF" ns0:themeColor="background1"/>
                <ns0:sz xmlns:ns0="http://schemas.openxmlformats.org/wordprocessingml/2006/main" ns0:val="20"/>
                <ns0:szCs xmlns:ns0="http://schemas.openxmlformats.org/wordprocessingml/2006/main" ns0:val="20"/>
              </w:rPr>
              <w:t>Signed</w:t>
            </w:r>
          </w:p>
        </ns0:tc>
        <ns0:tc>
          <ns0:tcPr>
            <ns0:tcW ns0:w="3358" ns0:type="dxa"/>
            <ns0:tcBorders>
              <ns0:left ns0:val="single" ns0:color="auto" ns0:sz="4" ns0:space="0"/>
            </ns0:tcBorders>
            <ns0:vAlign ns0:val="center"/>
          </ns0:tcPr>
          <w:p w14:paraId="34FE3CCC" w:rsidR="009E0BE8">
            <w:pPr>
              <w:pStyle w:val="CXI_6a6ccf20_Normal"/>
              <ns0:rPr>
                <ns0:rFonts ns0:ascii="Arial" ns0:hAnsi="Arial" ns0:cs="Arial"/>
                <ns0:sz ns0:val="20"/>
                <ns0:szCs ns0:val="20"/>
              </ns0:rPr>
            </w:pPr>
          </w:p>
        </ns0:tc>
      </ns0:tr>
      <ns0:tr ns0:rsidR="009E0BE8" ns0:rsidTr="009F2FB8" w14:paraId="5BAB7E0A" w14:textId="77777777">
        <ns0:trPr>
          <ns0:trHeight ns0:val="752"/>
        </ns0:trPr>
        <ns0:tc>
          <ns0:tcPr>
            <ns0:tcW ns0:w="1286" ns0:type="dxa"/>
            <ns0:tcBorders>
              <ns0:top ns0:val="nil"/>
              <ns0:left ns0:val="nil"/>
              <ns0:bottom ns0:val="nil"/>
              <ns0:right ns0:val="single" ns0:color="auto" ns0:sz="4" ns0:space="0"/>
            </ns0:tcBorders>
            <ns0:shd ns0:val="clear" ns0:color="auto" ns0:fill="FF0000"/>
            <ns0:vAlign ns0:val="center"/>
          </ns0:tcPr>
          <w:p w14:paraId="7D047F7B" w:rsidR="009E0BE8">
            <w:pPr>
              <w:pStyle w:val="CXI_6a6ccf20_Normal"/>
              <ns0:rPr>
                <ns0:rFonts ns0:ascii="Arial" ns0:hAnsi="Arial" ns0:cs="Arial"/>
                <ns0:b/>
                <ns0:color ns0:val="FFFFFF" ns0:themeColor="background1"/>
                <ns0:sz ns0:val="20"/>
                <ns0:szCs ns0:val="20"/>
              </ns0:rPr>
            </w:pPr>
            <w:r>
              <w:rPr>
                <w:b/>
                <ns0:rFonts xmlns:ns0="http://schemas.openxmlformats.org/wordprocessingml/2006/main" ns0:ascii="Arial" ns0:hAnsi="Arial" ns0:cs="Arial"/>
                <ns0:color xmlns:ns0="http://schemas.openxmlformats.org/wordprocessingml/2006/main" ns0:val="FFFFFF" ns0:themeColor="background1"/>
                <ns0:sz xmlns:ns0="http://schemas.openxmlformats.org/wordprocessingml/2006/main" ns0:val="20"/>
                <ns0:szCs xmlns:ns0="http://schemas.openxmlformats.org/wordprocessingml/2006/main" ns0:val="20"/>
              </w:rPr>
              <w:t>Name</w:t>
            </w:r>
          </w:p>
        </ns0:tc>
        <ns0:tc>
          <ns0:tcPr>
            <ns0:tcW ns0:w="3358" ns0:type="dxa"/>
            <ns0:tcBorders>
              <ns0:left ns0:val="single" ns0:color="auto" ns0:sz="4" ns0:space="0"/>
            </ns0:tcBorders>
            <ns0:vAlign ns0:val="center"/>
          </ns0:tcPr>
          <w:p w14:paraId="309B94E2" w:rsidR="009E0BE8">
            <w:pPr>
              <w:pStyle w:val="CXI_6a6ccf20_Normal"/>
              <ns0:rPr>
                <ns0:rFonts ns0:ascii="Arial" ns0:hAnsi="Arial" ns0:cs="Arial"/>
                <ns0:sz ns0:val="20"/>
                <ns0:szCs ns0:val="20"/>
              </ns0:rPr>
            </w:pPr>
          </w:p>
        </ns0:tc>
      </ns0:tr>
      <ns0:tr ns0:rsidR="009E0BE8" ns0:rsidTr="00190A9A" w14:paraId="6956B4FC" w14:textId="77777777">
        <ns0:trPr>
          <ns0:trHeight ns0:val="608"/>
        </ns0:trPr>
        <ns0:tc>
          <ns0:tcPr>
            <ns0:tcW ns0:w="1286" ns0:type="dxa"/>
            <ns0:tcBorders>
              <ns0:top ns0:val="nil"/>
              <ns0:left ns0:val="nil"/>
              <ns0:bottom ns0:val="nil"/>
              <ns0:right ns0:val="single" ns0:color="auto" ns0:sz="4" ns0:space="0"/>
            </ns0:tcBorders>
            <ns0:shd ns0:val="clear" ns0:color="auto" ns0:fill="FF0000"/>
            <ns0:vAlign ns0:val="center"/>
          </ns0:tcPr>
          <w:p w14:paraId="5D0F1A9A" w:rsidR="009E0BE8">
            <w:pPr>
              <w:pStyle w:val="CXI_6a6ccf20_Normal"/>
              <ns0:rPr>
                <ns0:rFonts ns0:ascii="Arial" ns0:hAnsi="Arial" ns0:cs="Arial"/>
                <ns0:b/>
                <ns0:color ns0:val="FFFFFF" ns0:themeColor="background1"/>
                <ns0:sz ns0:val="20"/>
                <ns0:szCs ns0:val="20"/>
              </ns0:rPr>
            </w:pPr>
            <w:r>
              <w:rPr>
                <w:b/>
                <ns0:rFonts xmlns:ns0="http://schemas.openxmlformats.org/wordprocessingml/2006/main" ns0:ascii="Arial" ns0:hAnsi="Arial" ns0:cs="Arial"/>
                <ns0:color xmlns:ns0="http://schemas.openxmlformats.org/wordprocessingml/2006/main" ns0:val="FFFFFF" ns0:themeColor="background1"/>
                <ns0:sz xmlns:ns0="http://schemas.openxmlformats.org/wordprocessingml/2006/main" ns0:val="20"/>
                <ns0:szCs xmlns:ns0="http://schemas.openxmlformats.org/wordprocessingml/2006/main" ns0:val="20"/>
              </w:rPr>
              <w:t>Position</w:t>
            </w:r>
          </w:p>
        </ns0:tc>
        <ns0:tc>
          <ns0:tcPr>
            <ns0:tcW ns0:w="3358" ns0:type="dxa"/>
            <ns0:tcBorders>
              <ns0:left ns0:val="single" ns0:color="auto" ns0:sz="4" ns0:space="0"/>
            </ns0:tcBorders>
            <ns0:vAlign ns0:val="center"/>
          </ns0:tcPr>
          <w:p w14:paraId="277C5F09" w:rsidR="009E0BE8">
            <w:pPr>
              <w:pStyle w:val="CXI_6a6ccf20_Normal"/>
              <ns0:rPr>
                <ns0:rFonts ns0:ascii="Arial" ns0:hAnsi="Arial" ns0:cs="Arial"/>
                <ns0:sz ns0:val="20"/>
                <ns0:szCs ns0:val="20"/>
              </ns0:rPr>
            </w:pPr>
          </w:p>
        </ns0:tc>
      </ns0:tr>
      <ns0:tr ns0:rsidR="009E0BE8" ns0:rsidTr="00190A9A" w14:paraId="5ABFF71B" w14:textId="77777777">
        <ns0:trPr>
          <ns0:trHeight ns0:val="616"/>
        </ns0:trPr>
        <ns0:tc>
          <ns0:tcPr>
            <ns0:tcW ns0:w="1286" ns0:type="dxa"/>
            <ns0:tcBorders>
              <ns0:top ns0:val="nil"/>
              <ns0:left ns0:val="nil"/>
              <ns0:bottom ns0:val="nil"/>
              <ns0:right ns0:val="single" ns0:color="auto" ns0:sz="4" ns0:space="0"/>
            </ns0:tcBorders>
            <ns0:shd ns0:val="clear" ns0:color="auto" ns0:fill="FF0000"/>
            <ns0:vAlign ns0:val="center"/>
          </ns0:tcPr>
          <w:p w14:paraId="3E6A03C9" w:rsidR="009E0BE8">
            <w:pPr>
              <w:pStyle w:val="CXI_6a6ccf20_Normal"/>
              <ns0:rPr>
                <ns0:rFonts ns0:ascii="Arial" ns0:hAnsi="Arial" ns0:cs="Arial"/>
                <ns0:b/>
                <ns0:color ns0:val="FFFFFF" ns0:themeColor="background1"/>
                <ns0:sz ns0:val="20"/>
                <ns0:szCs ns0:val="20"/>
              </ns0:rPr>
            </w:pPr>
            <w:r>
              <w:rPr>
                <w:b/>
                <ns0:rFonts xmlns:ns0="http://schemas.openxmlformats.org/wordprocessingml/2006/main" ns0:ascii="Arial" ns0:hAnsi="Arial" ns0:cs="Arial"/>
                <ns0:color xmlns:ns0="http://schemas.openxmlformats.org/wordprocessingml/2006/main" ns0:val="FFFFFF" ns0:themeColor="background1"/>
                <ns0:sz xmlns:ns0="http://schemas.openxmlformats.org/wordprocessingml/2006/main" ns0:val="20"/>
                <ns0:szCs xmlns:ns0="http://schemas.openxmlformats.org/wordprocessingml/2006/main" ns0:val="20"/>
              </w:rPr>
              <w:t>Date</w:t>
            </w:r>
          </w:p>
        </ns0:tc>
        <ns0:tc>
          <ns0:tcPr>
            <ns0:tcW ns0:w="3358" ns0:type="dxa"/>
            <ns0:tcBorders>
              <ns0:left ns0:val="single" ns0:color="auto" ns0:sz="4" ns0:space="0"/>
            </ns0:tcBorders>
            <ns0:vAlign ns0:val="center"/>
          </ns0:tcPr>
          <w:p w14:paraId="04200081" w:rsidR="009E0BE8">
            <w:pPr>
              <w:pStyle w:val="CXI_6a6ccf20_Normal"/>
              <ns0:rPr>
                <ns0:rFonts ns0:ascii="Arial" ns0:hAnsi="Arial" ns0:cs="Arial"/>
                <ns0:sz ns0:val="20"/>
                <ns0:szCs ns0:val="20"/>
              </ns0:rPr>
            </w:pPr>
          </w:p>
        </ns0:tc>
      </ns0:tr>
    </ns0:tbl>
    <w:p xmlns:ns0="http://schemas.openxmlformats.org/wordprocessingml/2006/main" w14:paraId="68C516E9" w:rsidR="003E2073">
      <w:pPr>
        <w:pStyle w:val="CXI_6a6ccf20_Normal"/>
        <ns0:jc ns0:val="both"/>
        <ns0:rPr>
          <ns0:rFonts ns0:ascii="Arial" ns0:hAnsi="Arial" ns0:cs="Arial"/>
          <ns0:sz ns0:val="20"/>
          <ns0:szCs ns0:val="20"/>
        </ns0:rPr>
      </w:pPr>
    </w:p>
    <w:p xmlns:ns0="http://schemas.openxmlformats.org/wordprocessingml/2006/main" w14:paraId="02957431" w:rsidR="00E04519">
      <w:pPr>
        <w:pStyle w:val="CXI_6a6ccf20_Normal"/>
        <ns0:spacing ns0:after="0"/>
        <ns0:jc ns0:val="both"/>
        <ns0:rPr>
          <ns0:rFonts ns0:ascii="Arial" ns0:hAnsi="Arial" ns0:cs="Arial"/>
          <ns0:sz ns0:val="20"/>
          <ns0:szCs ns0:val="20"/>
        </ns0:rPr>
      </w:pPr>
    </w:p>
    <w:p xmlns:ns0="http://schemas.openxmlformats.org/wordprocessingml/2006/main" w14:paraId="0B9E2C88" w:rsidR="00673470">
      <w:pPr>
        <w:pStyle w:val="CXI_6a6ccf20_Normal"/>
        <ns0:jc ns0:val="both"/>
        <ns0:rPr>
          <ns0:rFonts ns0:ascii="Arial" ns0:hAnsi="Arial" ns0:cs="Arial"/>
          <ns0:sz ns0:val="20"/>
          <ns0:szCs ns0:val="20"/>
        </ns0:rPr>
      </w:pPr>
      <w:r>
        <w:rPr>
          <ns0:rFonts xmlns:ns0="http://schemas.openxmlformats.org/wordprocessingml/2006/main" ns0:ascii="Arial" ns0:hAnsi="Arial" ns0:cs="Arial"/>
          <ns0:sz xmlns:ns0="http://schemas.openxmlformats.org/wordprocessingml/2006/main" ns0:val="20"/>
          <ns0:szCs xmlns:ns0="http://schemas.openxmlformats.org/wordprocessingml/2006/main" ns0:val="20"/>
        </w:rPr>
        <w:t>Accepted</w:t>
      </w:r>
      <w:r>
        <w:rPr>
          <ns0:rFonts xmlns:ns0="http://schemas.openxmlformats.org/wordprocessingml/2006/main" ns0:ascii="Arial" ns0:hAnsi="Arial" ns0:cs="Arial"/>
          <ns0:sz xmlns:ns0="http://schemas.openxmlformats.org/wordprocessingml/2006/main" ns0:val="20"/>
          <ns0:szCs xmlns:ns0="http://schemas.openxmlformats.org/wordprocessingml/2006/main" ns0:val="20"/>
        </w:rPr>
        <w:t xml:space="preserve"> for and on behalf of</w:t>
      </w:r>
    </w:p>
    <w:p xmlns:ns0="http://schemas.openxmlformats.org/wordprocessingml/2006/main" w14:paraId="58E34FA7" w:rsidR="00673470">
      <w:pPr>
        <w:pStyle w:val="CXI_6a6ccf20_Normal"/>
        <ns0:spacing ns0:after="0"/>
        <ns0:rPr>
          <ns0:rFonts ns0:ascii="Arial" ns0:hAnsi="Arial" ns0:cs="Arial"/>
          <ns0:b/>
          <ns0:bCs/>
          <ns0:sz ns0:val="20"/>
          <ns0:szCs ns0:val="20"/>
        </ns0:rPr>
      </w:pPr>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w:rPr>
        <w:t>Processor</w:t>
      </w:r>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w:rPr>
        <w:br/>
      </w:r>
    </w:p>
    <ns0:tbl xmlns:w14="http://schemas.microsoft.com/office/word/2010/wordml" xmlns:ns0="http://schemas.openxmlformats.org/wordprocessingml/2006/main">
      <ns0:tblPr>
        <ns0:tblStyle ns0:val="CXI_6a6ccf20_TableGrid"/>
        <ns0:tblW ns0:w="4792" ns0:type="dxa"/>
        <ns0:tblLook ns0:val="04A0" ns0:firstRow="1" ns0:lastRow="0" ns0:firstColumn="1" ns0:lastColumn="0" ns0:noHBand="0" ns0:noVBand="1"/>
      </ns0:tblPr>
      <ns0:tblGrid>
        <ns0:gridCol ns0:w="1327"/>
        <ns0:gridCol ns0:w="3465"/>
      </ns0:tblGrid>
      <ns0:tr ns0:rsidR="009E0BE8" ns0:rsidTr="00190A9A" w14:paraId="2CA33EC2" w14:textId="77777777">
        <ns0:trPr>
          <ns0:trHeight ns0:val="1295"/>
        </ns0:trPr>
        <ns0:tc>
          <ns0:tcPr>
            <ns0:tcW ns0:w="1327" ns0:type="dxa"/>
            <ns0:tcBorders>
              <ns0:top ns0:val="nil"/>
              <ns0:left ns0:val="nil"/>
              <ns0:bottom ns0:val="nil"/>
              <ns0:right ns0:val="single" ns0:color="auto" ns0:sz="4" ns0:space="0"/>
            </ns0:tcBorders>
            <ns0:shd ns0:val="clear" ns0:color="auto" ns0:fill="FF0000"/>
            <ns0:vAlign ns0:val="center"/>
          </ns0:tcPr>
          <w:p w14:paraId="15E97237" w:rsidR="009E0BE8">
            <w:pPr>
              <w:pStyle w:val="CXI_6a6ccf20_Normal"/>
              <ns0:rPr>
                <ns0:rFonts ns0:ascii="Arial" ns0:hAnsi="Arial" ns0:cs="Arial"/>
                <ns0:b/>
                <ns0:color ns0:val="FFFFFF" ns0:themeColor="background1"/>
                <ns0:sz ns0:val="20"/>
                <ns0:szCs ns0:val="20"/>
              </ns0:rPr>
            </w:pPr>
            <w:r>
              <w:rPr>
                <w:b/>
                <ns0:rFonts xmlns:ns0="http://schemas.openxmlformats.org/wordprocessingml/2006/main" ns0:ascii="Arial" ns0:hAnsi="Arial" ns0:cs="Arial"/>
                <ns0:color xmlns:ns0="http://schemas.openxmlformats.org/wordprocessingml/2006/main" ns0:val="FFFFFF" ns0:themeColor="background1"/>
                <ns0:sz xmlns:ns0="http://schemas.openxmlformats.org/wordprocessingml/2006/main" ns0:val="20"/>
                <ns0:szCs xmlns:ns0="http://schemas.openxmlformats.org/wordprocessingml/2006/main" ns0:val="20"/>
              </w:rPr>
              <w:t>Signed</w:t>
            </w:r>
          </w:p>
        </ns0:tc>
        <ns0:tc>
          <ns0:tcPr>
            <ns0:tcW ns0:w="3465" ns0:type="dxa"/>
            <ns0:tcBorders>
              <ns0:left ns0:val="single" ns0:color="auto" ns0:sz="4" ns0:space="0"/>
            </ns0:tcBorders>
            <ns0:vAlign ns0:val="center"/>
          </ns0:tcPr>
          <w:p w14:paraId="37CF7409" w:rsidR="009E0BE8">
            <w:pPr>
              <w:pStyle w:val="CXI_6a6ccf20_Normal"/>
              <ns0:rPr>
                <ns0:rFonts ns0:ascii="Arial" ns0:hAnsi="Arial" ns0:cs="Arial"/>
                <ns0:sz ns0:val="20"/>
                <ns0:szCs ns0:val="20"/>
              </ns0:rPr>
            </w:pPr>
          </w:p>
        </ns0:tc>
      </ns0:tr>
      <ns0:tr ns0:rsidR="009E0BE8" ns0:rsidTr="009F2FB8" w14:paraId="3D9DFD40" w14:textId="77777777">
        <ns0:trPr>
          <ns0:trHeight ns0:val="758"/>
        </ns0:trPr>
        <ns0:tc>
          <ns0:tcPr>
            <ns0:tcW ns0:w="1327" ns0:type="dxa"/>
            <ns0:tcBorders>
              <ns0:top ns0:val="nil"/>
              <ns0:left ns0:val="nil"/>
              <ns0:bottom ns0:val="nil"/>
              <ns0:right ns0:val="single" ns0:color="auto" ns0:sz="4" ns0:space="0"/>
            </ns0:tcBorders>
            <ns0:shd ns0:val="clear" ns0:color="auto" ns0:fill="FF0000"/>
            <ns0:vAlign ns0:val="center"/>
          </ns0:tcPr>
          <w:p w14:paraId="0DAB68E1" w:rsidR="009E0BE8">
            <w:pPr>
              <w:pStyle w:val="CXI_6a6ccf20_Normal"/>
              <ns0:rPr>
                <ns0:rFonts ns0:ascii="Arial" ns0:hAnsi="Arial" ns0:cs="Arial"/>
                <ns0:b/>
                <ns0:color ns0:val="FFFFFF" ns0:themeColor="background1"/>
                <ns0:sz ns0:val="20"/>
                <ns0:szCs ns0:val="20"/>
              </ns0:rPr>
            </w:pPr>
            <w:r>
              <w:rPr>
                <w:b/>
                <ns0:rFonts xmlns:ns0="http://schemas.openxmlformats.org/wordprocessingml/2006/main" ns0:ascii="Arial" ns0:hAnsi="Arial" ns0:cs="Arial"/>
                <ns0:color xmlns:ns0="http://schemas.openxmlformats.org/wordprocessingml/2006/main" ns0:val="FFFFFF" ns0:themeColor="background1"/>
                <ns0:sz xmlns:ns0="http://schemas.openxmlformats.org/wordprocessingml/2006/main" ns0:val="20"/>
                <ns0:szCs xmlns:ns0="http://schemas.openxmlformats.org/wordprocessingml/2006/main" ns0:val="20"/>
              </w:rPr>
              <w:t>Name</w:t>
            </w:r>
          </w:p>
        </ns0:tc>
        <ns0:tc>
          <ns0:tcPr>
            <ns0:tcW ns0:w="3465" ns0:type="dxa"/>
            <ns0:tcBorders>
              <ns0:left ns0:val="single" ns0:color="auto" ns0:sz="4" ns0:space="0"/>
            </ns0:tcBorders>
            <ns0:vAlign ns0:val="center"/>
          </ns0:tcPr>
          <w:p w14:paraId="03E32F66" w:rsidR="009E0BE8">
            <w:pPr>
              <w:pStyle w:val="CXI_6a6ccf20_Normal"/>
              <ns0:rPr>
                <ns0:rFonts ns0:ascii="Arial" ns0:hAnsi="Arial" ns0:cs="Arial"/>
                <ns0:sz ns0:val="20"/>
                <ns0:szCs ns0:val="20"/>
              </ns0:rPr>
            </w:pPr>
          </w:p>
        </ns0:tc>
      </ns0:tr>
      <ns0:tr ns0:rsidR="009E0BE8" ns0:rsidTr="00190A9A" w14:paraId="0EC157DC" w14:textId="77777777">
        <ns0:trPr>
          <ns0:trHeight ns0:val="616"/>
        </ns0:trPr>
        <ns0:tc>
          <ns0:tcPr>
            <ns0:tcW ns0:w="1327" ns0:type="dxa"/>
            <ns0:tcBorders>
              <ns0:top ns0:val="nil"/>
              <ns0:left ns0:val="nil"/>
              <ns0:bottom ns0:val="nil"/>
              <ns0:right ns0:val="single" ns0:color="auto" ns0:sz="4" ns0:space="0"/>
            </ns0:tcBorders>
            <ns0:shd ns0:val="clear" ns0:color="auto" ns0:fill="FF0000"/>
            <ns0:vAlign ns0:val="center"/>
          </ns0:tcPr>
          <w:p w14:paraId="710945A2" w:rsidR="009E0BE8">
            <w:pPr>
              <w:pStyle w:val="CXI_6a6ccf20_Normal"/>
              <ns0:rPr>
                <ns0:rFonts ns0:ascii="Arial" ns0:hAnsi="Arial" ns0:cs="Arial"/>
                <ns0:b/>
                <ns0:color ns0:val="FFFFFF" ns0:themeColor="background1"/>
                <ns0:sz ns0:val="20"/>
                <ns0:szCs ns0:val="20"/>
              </ns0:rPr>
            </w:pPr>
            <w:r>
              <w:rPr>
                <w:b/>
                <ns0:rFonts xmlns:ns0="http://schemas.openxmlformats.org/wordprocessingml/2006/main" ns0:ascii="Arial" ns0:hAnsi="Arial" ns0:cs="Arial"/>
                <ns0:color xmlns:ns0="http://schemas.openxmlformats.org/wordprocessingml/2006/main" ns0:val="FFFFFF" ns0:themeColor="background1"/>
                <ns0:sz xmlns:ns0="http://schemas.openxmlformats.org/wordprocessingml/2006/main" ns0:val="20"/>
                <ns0:szCs xmlns:ns0="http://schemas.openxmlformats.org/wordprocessingml/2006/main" ns0:val="20"/>
              </w:rPr>
              <w:t>Position</w:t>
            </w:r>
          </w:p>
        </ns0:tc>
        <ns0:tc>
          <ns0:tcPr>
            <ns0:tcW ns0:w="3465" ns0:type="dxa"/>
            <ns0:tcBorders>
              <ns0:left ns0:val="single" ns0:color="auto" ns0:sz="4" ns0:space="0"/>
            </ns0:tcBorders>
            <ns0:vAlign ns0:val="center"/>
          </ns0:tcPr>
          <w:p w14:paraId="0BC13956" w:rsidR="009E0BE8">
            <w:pPr>
              <w:pStyle w:val="CXI_6a6ccf20_Normal"/>
              <ns0:rPr>
                <ns0:rFonts ns0:ascii="Arial" ns0:hAnsi="Arial" ns0:cs="Arial"/>
                <ns0:sz ns0:val="20"/>
                <ns0:szCs ns0:val="20"/>
              </ns0:rPr>
            </w:pPr>
          </w:p>
        </ns0:tc>
      </ns0:tr>
      <ns0:tr ns0:rsidR="009E0BE8" ns0:rsidTr="00190A9A" w14:paraId="420E370B" w14:textId="77777777">
        <ns0:trPr>
          <ns0:trHeight ns0:val="625"/>
        </ns0:trPr>
        <ns0:tc>
          <ns0:tcPr>
            <ns0:tcW ns0:w="1327" ns0:type="dxa"/>
            <ns0:tcBorders>
              <ns0:top ns0:val="nil"/>
              <ns0:left ns0:val="nil"/>
              <ns0:bottom ns0:val="nil"/>
              <ns0:right ns0:val="single" ns0:color="auto" ns0:sz="4" ns0:space="0"/>
            </ns0:tcBorders>
            <ns0:shd ns0:val="clear" ns0:color="auto" ns0:fill="FF0000"/>
            <ns0:vAlign ns0:val="center"/>
          </ns0:tcPr>
          <w:p w14:paraId="2A544E91" w:rsidR="009E0BE8">
            <w:pPr>
              <w:pStyle w:val="CXI_6a6ccf20_Normal"/>
              <ns0:rPr>
                <ns0:rFonts ns0:ascii="Arial" ns0:hAnsi="Arial" ns0:cs="Arial"/>
                <ns0:b/>
                <ns0:color ns0:val="FFFFFF" ns0:themeColor="background1"/>
                <ns0:sz ns0:val="20"/>
                <ns0:szCs ns0:val="20"/>
              </ns0:rPr>
            </w:pPr>
            <w:r>
              <w:rPr>
                <w:b/>
                <ns0:rFonts xmlns:ns0="http://schemas.openxmlformats.org/wordprocessingml/2006/main" ns0:ascii="Arial" ns0:hAnsi="Arial" ns0:cs="Arial"/>
                <ns0:color xmlns:ns0="http://schemas.openxmlformats.org/wordprocessingml/2006/main" ns0:val="FFFFFF" ns0:themeColor="background1"/>
                <ns0:sz xmlns:ns0="http://schemas.openxmlformats.org/wordprocessingml/2006/main" ns0:val="20"/>
                <ns0:szCs xmlns:ns0="http://schemas.openxmlformats.org/wordprocessingml/2006/main" ns0:val="20"/>
              </w:rPr>
              <w:t>Date</w:t>
            </w:r>
          </w:p>
        </ns0:tc>
        <ns0:tc>
          <ns0:tcPr>
            <ns0:tcW ns0:w="3465" ns0:type="dxa"/>
            <ns0:tcBorders>
              <ns0:left ns0:val="single" ns0:color="auto" ns0:sz="4" ns0:space="0"/>
            </ns0:tcBorders>
            <ns0:vAlign ns0:val="center"/>
          </ns0:tcPr>
          <w:p w14:paraId="7F56DAA0" w:rsidR="009E0BE8">
            <w:pPr>
              <w:pStyle w:val="CXI_6a6ccf20_Normal"/>
              <ns0:rPr>
                <ns0:rFonts ns0:ascii="Arial" ns0:hAnsi="Arial" ns0:cs="Arial"/>
                <ns0:sz ns0:val="20"/>
                <ns0:szCs ns0:val="20"/>
              </ns0:rPr>
            </w:pPr>
          </w:p>
        </ns0:tc>
      </ns0:tr>
    </ns0:tbl>
    <w:p xmlns:ns0="http://schemas.openxmlformats.org/wordprocessingml/2006/main" w14:paraId="1A0805CC" w:rsidR="00755966">
      <w:pPr>
        <w:pStyle w:val="CXI_6a6ccf20_ListParagraph"/>
        <ns0:ind ns0:left="284"/>
        <ns0:rPr>
          <ns0:rFonts ns0:ascii="Arial" ns0:hAnsi="Arial" ns0:cs="Arial"/>
          <ns0:sz ns0:val="2"/>
          <ns0:szCs ns0:val="2"/>
        </ns0:rPr>
        <ns0:sectPr ns0:rsidR="00755966" ns0:rsidSect="0025366A">
          <ns0:type ns0:val="continuous"/>
          <ns0:pgSz ns0:w="11906" ns0:h="16838" ns0:orient="portrait"/>
          <ns0:pgMar ns0:top="1440" ns0:right="1440" ns0:bottom="1440" ns0:left="1560" ns0:header="142" ns0:footer="708" ns0:gutter="0"/>
          <ns0:paperSrc ns0:first="11" ns0:other="11"/>
          <ns0:cols ns0:space="708" ns0:num="2"/>
          <ns0:formProt ns0:val="0"/>
          <ns0:docGrid ns0:linePitch="360"/>
        </ns0:sectPr>
      </w:pPr>
    </w:p>
    <w:p xmlns:ns0="http://schemas.openxmlformats.org/wordprocessingml/2006/main" w14:paraId="2E0799B2" w:rsidR="00876497">
      <w:pPr>
        <w:pStyle w:val="CXI_6a6ccf20_ListParagraph"/>
        <ns0:ind ns0:left="284"/>
        <ns0:rPr>
          <ns0:rFonts ns0:ascii="Arial" ns0:hAnsi="Arial" ns0:cs="Arial"/>
          <ns0:sz ns0:val="2"/>
          <ns0:szCs ns0:val="2"/>
        </ns0:rPr>
      </w:pPr>
    </w:p>
    <w:p xmlns:ns0="http://schemas.openxmlformats.org/wordprocessingml/2006/main" w14:paraId="63469E46" w:rsidR="008617CA">
      <w:pPr>
        <w:pStyle w:val="CXI_6a6ccf20_ListParagraph"/>
        <ns0:ind ns0:left="284"/>
        <ns0:rPr>
          <ns0:rFonts ns0:ascii="Arial" ns0:hAnsi="Arial" ns0:cs="Arial"/>
          <ns0:sz ns0:val="2"/>
          <ns0:szCs ns0:val="2"/>
        </ns0:rPr>
      </w:pPr>
    </w:p>
    <w:p xmlns:ns0="http://schemas.openxmlformats.org/wordprocessingml/2006/main" w14:paraId="6190C65B" w:rsidR="008617CA">
      <w:pPr>
        <w:pStyle w:val="CXI_6a6ccf20_ListParagraph"/>
        <ns0:ind ns0:left="284"/>
        <ns0:rPr>
          <ns0:rFonts ns0:ascii="Arial" ns0:hAnsi="Arial" ns0:cs="Arial"/>
          <ns0:sz ns0:val="2"/>
          <ns0:szCs ns0:val="2"/>
        </ns0:rPr>
      </w:pPr>
    </w:p>
    <w:p xmlns:ns0="http://schemas.openxmlformats.org/wordprocessingml/2006/main" w14:paraId="1C2367CB" w:rsidR="008617CA">
      <w:pPr>
        <w:pStyle w:val="CXI_6a6ccf20_Normal"/>
        <ns0:rPr>
          <ns0:rFonts ns0:ascii="Arial" ns0:hAnsi="Arial" ns0:eastAsia="Times New Roman" ns0:cs="Arial"/>
          <ns0:sz ns0:val="2"/>
          <ns0:szCs ns0:val="2"/>
          <ns0:lang ns0:eastAsia="en-GB"/>
        </ns0:rPr>
      </w:pPr>
      <w:r>
        <w:rPr>
          <ns0:rFonts xmlns:ns0="http://schemas.openxmlformats.org/wordprocessingml/2006/main" ns0:ascii="Arial" ns0:hAnsi="Arial" ns0:cs="Arial"/>
          <ns0:sz xmlns:ns0="http://schemas.openxmlformats.org/wordprocessingml/2006/main" ns0:val="2"/>
          <ns0:szCs xmlns:ns0="http://schemas.openxmlformats.org/wordprocessingml/2006/main" ns0:val="2"/>
        </w:rPr>
        <ns0:br ns0:type="page"/>
      </w:r>
    </w:p>
    <ns0:tbl xmlns:w14="http://schemas.microsoft.com/office/word/2010/wordml" xmlns:ns0="http://schemas.openxmlformats.org/wordprocessingml/2006/main">
      <ns0:tblPr>
        <ns0:tblStyle ns0:val="CXI_6a6ccf20_TableGrid"/>
        <ns0:tblW ns0:w="0" ns0:type="auto"/>
        <ns0:tblLook ns0:val="04A0" ns0:firstRow="1" ns0:lastRow="0" ns0:firstColumn="1" ns0:lastColumn="0" ns0:noHBand="0" ns0:noVBand="1"/>
      </ns0:tblPr>
      <ns0:tblGrid>
        <ns0:gridCol ns0:w="9016"/>
      </ns0:tblGrid>
      <ns0:tr ns0:rsidR="00E93AF6" ns0:rsidTr="00005BDD" w14:paraId="59ABFE68" w14:textId="77777777">
        <ns0:trPr/>
        <ns0:tc>
          <ns0:tcPr>
            <ns0:tcW ns0:w="9016" ns0:type="dxa"/>
            <ns0:shd ns0:val="clear" ns0:color="auto" ns0:fill="000000" ns0:themeFill="text1"/>
          </ns0:tcPr>
          <w:p w14:paraId="1766B149" w:rsidR="00E93AF6">
            <w:pPr>
              <w:pStyle w:val="CXI_6a6ccf20_Normal"/>
              <ns0:rPr>
                <ns0:rFonts ns0:ascii="Arial" ns0:hAnsi="Arial" ns0:cs="Arial"/>
                <ns0:b/>
                <ns0:szCs ns0:val="24"/>
              </ns0:rPr>
            </w:pPr>
            <ns0:bookmarkStart ns0:name="CXI_6a6ccf20__Hlk72938659" ns0:id="74"/>
            <w:r>
              <w:rPr>
                <w:b/>
                <ns0:rFonts xmlns:ns0="http://schemas.openxmlformats.org/wordprocessingml/2006/main" ns0:ascii="Arial" ns0:hAnsi="Arial" ns0:cs="Arial"/>
                <ns0:szCs xmlns:ns0="http://schemas.openxmlformats.org/wordprocessingml/2006/main" ns0:val="24"/>
              </w:rPr>
              <w:t xml:space="preserve">SCHEDULE I: PROCESSING OF PERSONAL DATA </w:t>
            </w:r>
          </w:p>
        </ns0:tc>
      </ns0:tr>
      <ns0:bookmarkEnd ns0:id="74"/>
    </ns0:tbl>
    <w:p xmlns:ns0="http://schemas.openxmlformats.org/wordprocessingml/2006/main" w14:paraId="1B453A05" w:rsidR="002577A1">
      <w:pPr>
        <w:pStyle w:val="CXI_6a6ccf20_Normal"/>
        <ns0:spacing ns0:after="0"/>
        <ns0:rPr>
          <ns0:rFonts ns0:ascii="Arial" ns0:hAnsi="Arial" ns0:cs="Arial"/>
          <ns0:sz ns0:val="10"/>
          <ns0:szCs ns0:val="10"/>
        </ns0:rPr>
      </w:pPr>
    </w:p>
    <w:p xmlns:ns0="http://schemas.openxmlformats.org/wordprocessingml/2006/main" w14:paraId="384E0144" w:rsidR="00DD12B5">
      <w:pPr>
        <w:pStyle w:val="CXI_6a6ccf20_Normal"/>
        <ns0:spacing ns0:after="0"/>
        <ns0:rPr>
          <ns0:rFonts ns0:ascii="Arial" ns0:hAnsi="Arial" ns0:cs="Arial"/>
          <ns0:i/>
          <ns0:sz ns0:val="20"/>
          <ns0:szCs ns0:val="20"/>
        </ns0:rPr>
      </w:pPr>
      <w:r>
        <w:rPr>
          <ns0:rFonts xmlns:ns0="http://schemas.openxmlformats.org/wordprocessingml/2006/main" ns0:ascii="Arial" ns0:hAnsi="Arial" ns0:cs="Arial"/>
          <w:i/>
          <ns0:sz xmlns:ns0="http://schemas.openxmlformats.org/wordprocessingml/2006/main" ns0:val="20"/>
          <ns0:szCs xmlns:ns0="http://schemas.openxmlformats.org/wordprocessingml/2006/main" ns0:val="20"/>
        </w:rPr>
        <w:t xml:space="preserve">This Schedule describe</w:t>
      </w:r>
      <w:r>
        <w:rPr>
          <ns0:rFonts xmlns:ns0="http://schemas.openxmlformats.org/wordprocessingml/2006/main" ns0:ascii="Arial" ns0:hAnsi="Arial" ns0:cs="Arial"/>
          <w:i/>
          <ns0:sz xmlns:ns0="http://schemas.openxmlformats.org/wordprocessingml/2006/main" ns0:val="20"/>
          <ns0:szCs xmlns:ns0="http://schemas.openxmlformats.org/wordprocessingml/2006/main" ns0:val="20"/>
        </w:rPr>
        <w:t>s</w:t>
      </w:r>
      <w:r>
        <w:rPr>
          <ns0:rFonts xmlns:ns0="http://schemas.openxmlformats.org/wordprocessingml/2006/main" ns0:ascii="Arial" ns0:hAnsi="Arial" ns0:cs="Arial"/>
          <w:i/>
          <ns0:sz xmlns:ns0="http://schemas.openxmlformats.org/wordprocessingml/2006/main" ns0:val="20"/>
          <ns0:szCs xmlns:ns0="http://schemas.openxmlformats.org/wordprocessingml/2006/main" ns0:val="20"/>
        </w:rPr>
        <w:t xml:space="preserve"> the processing of personal data by the Vendor acting as processor on behalf of LHG.</w:t>
      </w:r>
      <w:r>
        <w:rPr>
          <ns0:rFonts xmlns:ns0="http://schemas.openxmlformats.org/wordprocessingml/2006/main" ns0:ascii="Arial" ns0:hAnsi="Arial" ns0:cs="Arial"/>
          <w:i/>
          <ns0:sz xmlns:ns0="http://schemas.openxmlformats.org/wordprocessingml/2006/main" ns0:val="20"/>
          <ns0:szCs xmlns:ns0="http://schemas.openxmlformats.org/wordprocessingml/2006/main" ns0:val="20"/>
        </w:rPr>
        <w:t xml:space="preserve"> </w:t>
      </w:r>
      <w:r>
        <w:rPr>
          <ns0:rFonts xmlns:ns0="http://schemas.openxmlformats.org/wordprocessingml/2006/main" ns0:ascii="Arial" ns0:hAnsi="Arial" ns0:cs="Arial"/>
          <w:i/>
          <ns0:sz xmlns:ns0="http://schemas.openxmlformats.org/wordprocessingml/2006/main" ns0:val="20"/>
          <ns0:szCs xmlns:ns0="http://schemas.openxmlformats.org/wordprocessingml/2006/main" ns0:val="20"/>
        </w:rPr>
        <w:t xml:space="preserve">If the given options are not sufficient, please complete the required information by using the ‘Others’</w:t>
      </w:r>
      <w:r>
        <w:rPr>
          <ns0:rFonts xmlns:ns0="http://schemas.openxmlformats.org/wordprocessingml/2006/main" ns0:ascii="Arial" ns0:hAnsi="Arial" ns0:cs="Arial"/>
          <w:i/>
          <ns0:sz xmlns:ns0="http://schemas.openxmlformats.org/wordprocessingml/2006/main" ns0:val="20"/>
          <ns0:szCs xmlns:ns0="http://schemas.openxmlformats.org/wordprocessingml/2006/main" ns0:val="20"/>
        </w:rPr>
        <w:t xml:space="preserve"> </w:t>
      </w:r>
      <w:r>
        <w:rPr>
          <ns0:rFonts xmlns:ns0="http://schemas.openxmlformats.org/wordprocessingml/2006/main" ns0:ascii="Arial" ns0:hAnsi="Arial" ns0:cs="Arial"/>
          <w:i/>
          <ns0:sz xmlns:ns0="http://schemas.openxmlformats.org/wordprocessingml/2006/main" ns0:val="20"/>
          <ns0:szCs xmlns:ns0="http://schemas.openxmlformats.org/wordprocessingml/2006/main" ns0:val="20"/>
        </w:rPr>
        <w:t xml:space="preserve">option. </w:t>
      </w:r>
    </w:p>
    <w:p xmlns:ns0="http://schemas.openxmlformats.org/wordprocessingml/2006/main" w14:paraId="5884E78F" w:rsidR="00901939">
      <w:pPr>
        <w:pStyle w:val="CXI_6a6ccf20_Normal"/>
        <ns0:spacing ns0:after="0"/>
        <ns0:jc ns0:val="both"/>
        <ns0:rPr>
          <ns0:rFonts ns0:ascii="Arial" ns0:hAnsi="Arial" ns0:cs="Arial"/>
          <ns0:i/>
          <ns0:sz ns0:val="20"/>
          <ns0:szCs ns0:val="20"/>
        </ns0:rPr>
      </w:pPr>
      <w:r>
        <w:rPr>
          <ns0:rFonts xmlns:ns0="http://schemas.openxmlformats.org/wordprocessingml/2006/main" ns0:ascii="Arial" ns0:hAnsi="Arial" ns0:cs="Arial"/>
          <w:i/>
          <ns0:sz xmlns:ns0="http://schemas.openxmlformats.org/wordprocessingml/2006/main" ns0:val="20"/>
          <ns0:szCs xmlns:ns0="http://schemas.openxmlformats.org/wordprocessingml/2006/main" ns0:val="20"/>
        </w:rPr>
        <w:t xml:space="preserve"> </w:t>
      </w:r>
    </w:p>
    <w:p xmlns:ns0="http://schemas.openxmlformats.org/wordprocessingml/2006/main" w14:paraId="7057FA1E" w:rsidR="00E2771B">
      <w:pPr>
        <w:pStyle w:val="CXI_6a6ccf20_Normal"/>
        <ns0:spacing ns0:after="0"/>
        <ns0:rPr>
          <ns0:rFonts ns0:ascii="Arial" ns0:hAnsi="Arial" ns0:cs="Arial"/>
          <ns0:i/>
          <ns0:sz ns0:val="20"/>
          <ns0:szCs ns0:val="20"/>
        </ns0:rPr>
      </w:pPr>
    </w:p>
    <ns0:tbl xmlns:w14="http://schemas.microsoft.com/office/word/2010/wordml" xmlns:ns0="http://schemas.openxmlformats.org/wordprocessingml/2006/main">
      <ns0:tblPr>
        <ns0:tblStyle ns0:val="CXI_6a6ccf20_TableNormal"/>
        <ns0:tblW ns0:w="9112"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ook ns0:val="04A0" ns0:firstRow="1" ns0:lastRow="0" ns0:firstColumn="1" ns0:lastColumn="0" ns0:noHBand="0" ns0:noVBand="1"/>
      </ns0:tblPr>
      <ns0:tblGrid>
        <ns0:gridCol ns0:w="1835"/>
        <ns0:gridCol ns0:w="3650"/>
        <ns0:gridCol ns0:w="3627"/>
      </ns0:tblGrid>
      <ns0:tr ns0:rsidRPr="005F00E4" ns0:rsidR="005F00E4" ns0:rsidTr="006A245A" w14:paraId="07FE8A5C" w14:textId="77777777">
        <ns0:trPr>
          <ns0:trHeight ns0:val="434"/>
        </ns0:trPr>
        <ns0:tc>
          <ns0:tcPr>
            <ns0:tcW ns0:w="1835" ns0:type="dxa"/>
            <ns0:shd ns0:val="clear" ns0:color="auto" ns0:fill="D9D9D9" ns0:themeFill="background1" ns0:themeFillShade="D9"/>
            <ns0:vAlign ns0:val="center"/>
          </ns0:tcPr>
          <w:p w14:paraId="5729C581" w:rsidR="005F00E4">
            <w:pPr>
              <w:pStyle w:val="CXI_6a6ccf20_Normal"/>
              <ns0:spacing ns0:after="0" ns0:line="240" ns0:lineRule="auto"/>
              <ns0:rPr>
                <ns0:rFonts ns0:ascii="Arial" ns0:hAnsi="Arial" ns0:eastAsia="Times New Roman" ns0:cs="Arial"/>
                <ns0:b/>
                <ns0:sz ns0:val="16"/>
                <ns0:szCs ns0:val="24"/>
                <ns0:lang ns0:eastAsia="en-GB"/>
              </ns0:rPr>
            </w:pPr>
            <w:r>
              <w:rPr>
                <w:b/>
                <ns0:rFonts xmlns:ns0="http://schemas.openxmlformats.org/wordprocessingml/2006/main" ns0:ascii="Arial" ns0:hAnsi="Arial" ns0:eastAsia="Times New Roman" ns0:cs="Arial"/>
                <ns0:sz xmlns:ns0="http://schemas.openxmlformats.org/wordprocessingml/2006/main" ns0:val="16"/>
                <ns0:szCs xmlns:ns0="http://schemas.openxmlformats.org/wordprocessingml/2006/main" ns0:val="24"/>
                <ns0:lang xmlns:ns0="http://schemas.openxmlformats.org/wordprocessingml/2006/main" ns0:eastAsia="en-GB"/>
              </w:rPr>
              <w:t xml:space="preserve">SUBJECT MATTER </w:t>
            </w:r>
          </w:p>
        </ns0:tc>
        <ns0:tc>
          <ns0:tcPr>
            <ns0:tcW ns0:w="7277" ns0:type="dxa"/>
            <ns0:gridSpan ns0:val="2"/>
            <ns0:tcBorders>
              <ns0:bottom ns0:val="single" ns0:color="auto" ns0:sz="4" ns0:space="0"/>
            </ns0:tcBorders>
            <ns0:vAlign ns0:val="center"/>
          </ns0:tcPr>
          <w:p w14:paraId="589C8747" w:rsidR="005F00E4">
            <w:pPr>
              <w:pStyle w:val="CXI_6a6ccf20_Normal"/>
              <ns0:spacing ns0:after="0" ns0:line="240" ns0:lineRule="auto"/>
              <ns0:rPr>
                <ns0:rFonts ns0:ascii="Arial" ns0:hAnsi="Arial" ns0:eastAsia="Times New Roman" ns0:cs="Arial"/>
                <ns0:bCs/>
                <ns0:sz ns0:val="16"/>
                <ns0:szCs ns0:val="24"/>
                <ns0:lang ns0:eastAsia="en-GB"/>
              </ns0:rPr>
            </w:pPr>
            <w:r>
              <w:rPr>
                <ns0:rFonts xmlns:ns0="http://schemas.openxmlformats.org/wordprocessingml/2006/main" ns0:ascii="Arial" ns0:hAnsi="Arial" ns0:eastAsia="Times New Roman" ns0:cs="Arial"/>
                <ns0:bCs xmlns:ns0="http://schemas.openxmlformats.org/wordprocessingml/2006/main"/>
                <ns0:sz xmlns:ns0="http://schemas.openxmlformats.org/wordprocessingml/2006/main" ns0:val="16"/>
                <ns0:szCs xmlns:ns0="http://schemas.openxmlformats.org/wordprocessingml/2006/main" ns0:val="24"/>
                <ns0:lang xmlns:ns0="http://schemas.openxmlformats.org/wordprocessingml/2006/main" ns0:eastAsia="en-GB"/>
                <ns0:highlight xmlns:ns0="http://schemas.openxmlformats.org/wordprocessingml/2006/main" ns0:val="green"/>
              </w:rPr>
              <w:t xml:space="preserve">{{Personal Data Processing Description}}</w:t>
            </w:r>
          </w:p>
        </ns0:tc>
      </ns0:tr>
      <ns0:tr ns0:rsidRPr="005F00E4" ns0:rsidR="00EA032E" ns0:rsidTr="006A245A" w14:paraId="38A67E00" w14:textId="77777777">
        <ns0:trPr>
          <ns0:trHeight ns0:val="434"/>
        </ns0:trPr>
        <ns0:tc>
          <ns0:tcPr>
            <ns0:tcW ns0:w="1835" ns0:type="dxa"/>
            <ns0:shd ns0:val="clear" ns0:color="auto" ns0:fill="D9D9D9" ns0:themeFill="background1" ns0:themeFillShade="D9"/>
            <ns0:vAlign ns0:val="center"/>
          </ns0:tcPr>
          <w:p w14:paraId="649A4AEA" w:rsidR="00EA032E">
            <w:pPr>
              <w:pStyle w:val="CXI_6a6ccf20_Normal"/>
              <ns0:spacing ns0:after="0" ns0:line="240" ns0:lineRule="auto"/>
              <ns0:rPr>
                <ns0:rFonts ns0:ascii="Arial" ns0:hAnsi="Arial" ns0:eastAsia="Times New Roman" ns0:cs="Arial"/>
                <ns0:b/>
                <ns0:sz ns0:val="16"/>
                <ns0:szCs ns0:val="24"/>
                <ns0:lang ns0:eastAsia="en-GB"/>
              </ns0:rPr>
            </w:pPr>
            <w:r>
              <w:rPr>
                <w:b/>
                <ns0:rFonts xmlns:ns0="http://schemas.openxmlformats.org/wordprocessingml/2006/main" ns0:ascii="Arial" ns0:hAnsi="Arial" ns0:eastAsia="Times New Roman" ns0:cs="Arial"/>
                <ns0:sz xmlns:ns0="http://schemas.openxmlformats.org/wordprocessingml/2006/main" ns0:val="16"/>
                <ns0:szCs xmlns:ns0="http://schemas.openxmlformats.org/wordprocessingml/2006/main" ns0:val="24"/>
                <ns0:lang xmlns:ns0="http://schemas.openxmlformats.org/wordprocessingml/2006/main" ns0:eastAsia="en-GB"/>
              </w:rPr>
              <w:t xml:space="preserve">CATEGORY OF DATA SUBJECTS  </w:t>
            </w:r>
          </w:p>
        </ns0:tc>
        <ns0:tc>
          <ns0:tcPr>
            <ns0:tcW ns0:w="7277" ns0:type="dxa"/>
            <ns0:gridSpan ns0:val="2"/>
            <ns0:tcBorders>
              <ns0:bottom ns0:val="single" ns0:color="auto" ns0:sz="4" ns0:space="0"/>
            </ns0:tcBorders>
          </ns0:tcPr>
          <w:p w14:paraId="442C30FD"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{{Employees}}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Employees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6E6022D0"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{{Consumers}}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Consumers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79247BA5"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{{Customer Contacts}}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Customers (contact persons/representatives)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07A87356"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{{Supplier Contacts}}</w:t>
            </w: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w:rPr>
              <w:t xml:space="preserve">Suppliers (contact persons/representatives)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645D7099"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{{Associates Or Members}}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Associates or members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6FB58CEC"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{{Owner Or Tenant}}</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Owner or tenant</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46A023F6" w:rsidR="000D176C">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{{Others}}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Others: </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{{Other Data Subject Categories}}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0E38EB45" w:rsidR="00EA032E">
            <w:pPr>
              <w:pStyle w:val="CXI_6a6ccf20_Normal"/>
              <ns0:spacing ns0:after="0" ns0:line="240" ns0:lineRule="auto"/>
              <ns0:rPr>
                <ns0:rFonts ns0:ascii="Arial" ns0:hAnsi="Arial" ns0:eastAsia="Times New Roman" ns0:cs="Arial"/>
                <ns0:b/>
                <ns0:sz ns0:val="16"/>
                <ns0:szCs ns0:val="24"/>
                <ns0:u ns0:val="single"/>
                <ns0:lang ns0:eastAsia="en-GB"/>
              </ns0:rPr>
            </w:pPr>
          </w:p>
        </ns0:tc>
      </ns0:tr>
      <ns0:tr ns0:rsidRPr="005F00E4" ns0:rsidR="00EA032E" ns0:rsidTr="006A245A" w14:paraId="007C8125" w14:textId="77777777">
        <ns0:trPr/>
        <ns0:tc>
          <ns0:tcPr>
            <ns0:tcW ns0:w="1835" ns0:type="dxa"/>
            <ns0:tcBorders>
              <ns0:right ns0:val="single" ns0:color="auto" ns0:sz="4" ns0:space="0"/>
            </ns0:tcBorders>
            <ns0:shd ns0:val="clear" ns0:color="auto" ns0:fill="D9D9D9" ns0:themeFill="background1" ns0:themeFillShade="D9"/>
            <ns0:vAlign ns0:val="center"/>
          </ns0:tcPr>
          <w:p w14:paraId="6E6C6673" w:rsidR="00EA032E">
            <w:pPr>
              <w:pStyle w:val="CXI_6a6ccf20_Normal"/>
              <ns0:spacing ns0:after="0" ns0:line="240" ns0:lineRule="auto"/>
              <ns0:rPr>
                <ns0:rFonts ns0:ascii="Arial" ns0:hAnsi="Arial" ns0:eastAsia="Times New Roman" ns0:cs="Arial"/>
                <ns0:b/>
                <ns0:sz ns0:val="16"/>
                <ns0:szCs ns0:val="24"/>
                <ns0:lang ns0:eastAsia="en-GB"/>
              </ns0:rPr>
            </w:pPr>
            <w:r>
              <w:rPr>
                <w:b/>
                <ns0:rFonts xmlns:ns0="http://schemas.openxmlformats.org/wordprocessingml/2006/main" ns0:ascii="Arial" ns0:hAnsi="Arial" ns0:eastAsia="Times New Roman" ns0:cs="Arial"/>
                <ns0:sz xmlns:ns0="http://schemas.openxmlformats.org/wordprocessingml/2006/main" ns0:val="16"/>
                <ns0:szCs xmlns:ns0="http://schemas.openxmlformats.org/wordprocessingml/2006/main" ns0:val="24"/>
                <ns0:lang xmlns:ns0="http://schemas.openxmlformats.org/wordprocessingml/2006/main" ns0:eastAsia="en-GB"/>
              </w:rPr>
              <w:t xml:space="preserve">TYPE OF PERSONAL DATA </w:t>
            </w:r>
          </w:p>
        </ns0:tc>
        <ns0:tc>
          <ns0:tcPr>
            <ns0:tcW ns0:w="3650" ns0:type="dxa"/>
            <ns0:tcBorders>
              <ns0:top ns0:val="single" ns0:color="auto" ns0:sz="4" ns0:space="0"/>
              <ns0:left ns0:val="single" ns0:color="auto" ns0:sz="4" ns0:space="0"/>
              <ns0:bottom ns0:val="single" ns0:color="auto" ns0:sz="4" ns0:space="0"/>
              <ns0:right ns0:val="nil"/>
            </ns0:tcBorders>
          </ns0:tcPr>
          <w:p w14:paraId="77236D48"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{{Identification Data}}</w:t>
            </w: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w:rPr>
              <w:t xml:space="preserve">Identification data</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2524690E"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{{National ID Number}}</w:t>
            </w: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w:rPr>
              <w:t xml:space="preserve">National identification number (or equivalent)</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00DF0858"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{{Personal Characteristics}}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Personal characteristics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074FCBAC"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{{Academic &amp; Professional}}</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Academic &amp; professional</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1B4545B4"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{{Commercial Information}}</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Commercial information</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4B8FBC8E"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{{Living Habits}}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Living habits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64417195" w:rsidR="00EA032E">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{{Others}}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Others: </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{{Other Personal Data Types}}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4FA335F9" w:rsidR="00EA032E">
            <w:pPr>
              <w:pStyle w:val="CXI_6a6ccf20_Normal"/>
              <ns0:spacing ns0:after="0" ns0:line="240" ns0:lineRule="auto"/>
              <ns0:ind ns0:left="714" ns0:hanging="354"/>
              <ns0:rPr>
                <ns0:rFonts ns0:ascii="Arial" ns0:hAnsi="Arial" ns0:eastAsia="Times New Roman" ns0:cs="Arial"/>
                <ns0:sz ns0:val="16"/>
                <ns0:lang ns0:val="en-US" ns0:eastAsia="en-GB"/>
              </ns0:rPr>
            </w:pPr>
          </w:p>
        </ns0:tc>
        <ns0:tc>
          <ns0:tcPr>
            <ns0:tcW ns0:w="3627" ns0:type="dxa"/>
            <ns0:tcBorders>
              <ns0:top ns0:val="single" ns0:color="auto" ns0:sz="4" ns0:space="0"/>
              <ns0:left ns0:val="nil"/>
              <ns0:bottom ns0:val="single" ns0:color="auto" ns0:sz="4" ns0:space="0"/>
              <ns0:right ns0:val="single" ns0:color="auto" ns0:sz="4" ns0:space="0"/>
            </ns0:tcBorders>
          </ns0:tcPr>
          <w:p w14:paraId="3DAF4921" w:rsidR="00EA032E">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{{Family Composure}}</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Family composure</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08955554" w:rsidR="00EA032E">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{{Social Circumstances}}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Social circumstances </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63F71EED" w:rsidR="00EA032E">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{{Employment Details}}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Employment details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1A6A58C5" w:rsidR="00EA032E">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{{Economic Or Insurance Details}}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Economic, financial or insurance specifics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7CDC3BE7" w:rsidR="00EA032E">
            <w:pPr>
              <w:pStyle w:val="CXI_6a6ccf20_Normal"/>
              <ns0:spacing ns0:after="0" ns0:line="240" ns0:lineRule="auto"/>
              <ns0:ind ns0:left="713" ns0:hanging="353"/>
              <ns0:rPr>
                <ns0:rFonts ns0:ascii="Arial" ns0:hAnsi="Arial" ns0:eastAsia="Times New Roman" ns0:cs="Arial"/>
                <ns0:b/>
                <ns0:sz ns0:val="16"/>
                <ns0:szCs ns0:val="24"/>
                <ns0:u ns0:val="single"/>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{{Goods And Services Transactions}}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Goods and services transactions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1B181617" w:rsidR="00EA032E">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{{Financial Specifics}}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Financial specifics </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435A7663" w:rsidR="00EA032E">
            <w:pPr>
              <w:pStyle w:val="CXI_6a6ccf20_Normal"/>
              <ns0:spacing ns0:after="0" ns0:line="240" ns0:lineRule="auto"/>
              <ns0:ind ns0:left="713" ns0:hanging="353"/>
              <ns0:rPr>
                <ns0:rFonts ns0:ascii="Arial" ns0:hAnsi="Arial" ns0:eastAsia="Times New Roman" ns0:cs="Arial"/>
                <ns0:sz ns0:val="16"/>
                <ns0:lang ns0:val="en-US"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{{Profession And Employment}}</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Profession and employment </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ns0:tc>
      </ns0:tr>
      <ns0:tr ns0:rsidRPr="005F00E4" ns0:rsidR="00DD4825" ns0:rsidTr="007127C9" w14:paraId="02B9B8ED" w14:textId="77777777">
        <ns0:trPr>
          <ns0:trHeight ns0:val="930"/>
        </ns0:trPr>
        <ns0:tc>
          <ns0:tcPr>
            <ns0:tcW ns0:w="1835" ns0:type="dxa"/>
            <ns0:tcBorders>
              <ns0:right ns0:val="single" ns0:color="auto" ns0:sz="4" ns0:space="0"/>
            </ns0:tcBorders>
            <ns0:shd ns0:val="clear" ns0:color="auto" ns0:fill="D9D9D9" ns0:themeFill="background1" ns0:themeFillShade="D9"/>
            <ns0:vAlign ns0:val="center"/>
          </ns0:tcPr>
          <w:p w14:paraId="597DB08F" w:rsidR="00DD4825">
            <w:pPr>
              <w:pStyle w:val="CXI_6a6ccf20_Normal"/>
              <ns0:spacing ns0:after="0" ns0:line="240" ns0:lineRule="auto"/>
              <ns0:rPr>
                <ns0:rFonts ns0:ascii="Arial" ns0:hAnsi="Arial" ns0:eastAsia="Times New Roman" ns0:cs="Arial"/>
                <ns0:b/>
                <ns0:sz ns0:val="16"/>
                <ns0:szCs ns0:val="24"/>
                <ns0:lang ns0:eastAsia="en-GB"/>
              </ns0:rPr>
            </w:pPr>
            <w:r>
              <w:rPr>
                <w:b/>
                <ns0:rFonts xmlns:ns0="http://schemas.openxmlformats.org/wordprocessingml/2006/main" ns0:ascii="Arial" ns0:hAnsi="Arial" ns0:eastAsia="Times New Roman" ns0:cs="Arial"/>
                <ns0:sz xmlns:ns0="http://schemas.openxmlformats.org/wordprocessingml/2006/main" ns0:val="16"/>
                <ns0:szCs xmlns:ns0="http://schemas.openxmlformats.org/wordprocessingml/2006/main" ns0:val="24"/>
                <ns0:lang xmlns:ns0="http://schemas.openxmlformats.org/wordprocessingml/2006/main" ns0:eastAsia="en-GB"/>
              </w:rPr>
              <w:t xml:space="preserve">SENSITIVE DATA TRANSFERRED </w:t>
            </w:r>
          </w:p>
        </ns0:tc>
        <ns0:tc>
          <ns0:tcPr>
            <ns0:tcW ns0:w="7277" ns0:type="dxa"/>
            <ns0:gridSpan ns0:val="2"/>
            <ns0:tcBorders>
              <ns0:top ns0:val="single" ns0:color="auto" ns0:sz="4" ns0:space="0"/>
              <ns0:left ns0:val="single" ns0:color="auto" ns0:sz="4" ns0:space="0"/>
              <ns0:bottom ns0:val="single" ns0:color="auto" ns0:sz="4" ns0:space="0"/>
              <ns0:right ns0:val="single" ns0:color="auto" ns0:sz="4" ns0:space="0"/>
            </ns0:tcBorders>
          </ns0:tcPr>
          <w:p w14:paraId="219AEEB6" w:rsidR="00DD4825">
            <w:pPr>
              <w:pStyle w:val="CXI_6a6ccf20_Normal"/>
              <ns0:spacing ns0:after="0" ns0:line="240" ns0:lineRule="auto"/>
              <ns0:rPr>
                <ns0:rFonts ns0:ascii="Arial" ns0:hAnsi="Arial" ns0:eastAsia="Times New Roman" ns0:cs="Arial"/>
                <ns0:color ns0:val="000000"/>
                <ns0:sz ns0:val="16"/>
                <ns0:szCs ns0:val="24"/>
                <ns0:lang ns0:val="en-US" ns0:eastAsia="en-GB"/>
              </ns0:rPr>
            </w:pPr>
            <w:r>
              <w:rPr>
                <w:b/>
                <ns0:rFonts xmlns:ns0="http://schemas.openxmlformats.org/wordprocessingml/2006/main" ns0:ascii="Arial" ns0:hAnsi="Arial" ns0:eastAsia="Times New Roman" ns0:cs="Arial"/>
                <ns0:bCs xmlns:ns0="http://schemas.openxmlformats.org/wordprocessingml/2006/main"/>
                <ns0:sz xmlns:ns0="http://schemas.openxmlformats.org/wordprocessingml/2006/main" ns0:val="16"/>
                <ns0:lang xmlns:ns0="http://schemas.openxmlformats.org/wordprocessingml/2006/main" ns0:val="en-US" ns0:eastAsia="en-GB"/>
              </w:rPr>
              <w:t xml:space="preserve">Type of data</w:t>
            </w:r>
            <w:r>
              <w:rPr>
                <w:b/>
                <ns0:rFonts xmlns:ns0="http://schemas.openxmlformats.org/wordprocessingml/2006/main" ns0:ascii="Arial" ns0:hAnsi="Arial" ns0:eastAsia="Times New Roman" ns0:cs="Arial"/>
                <ns0:bCs xmlns:ns0="http://schemas.openxmlformats.org/wordprocessingml/2006/main"/>
                <ns0:sz xmlns:ns0="http://schemas.openxmlformats.org/wordprocessingml/2006/main" ns0:val="16"/>
                <ns0:lang xmlns:ns0="http://schemas.openxmlformats.org/wordprocessingml/2006/main" ns0:val="en-US" ns0:eastAsia="en-GB"/>
              </w:rPr>
              <w:t>:</w:t>
            </w:r>
          </w:p>
          <w:p w14:paraId="4FC481CD" w:rsidR="00DD4825">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{{Data Revealing Racial Or Ethnic Origin}}</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Data revealing racial or ethnic origin</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40B46C77" w:rsidR="00DD4825">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{{Data Revealing Political Opinions}}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Data revealing political opinions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64B1E6A6" w:rsidR="00DD4825">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{{Religious Or Philosophical Beliefs}}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Data revealing religious or philosophical beliefs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17EA4AD8" w:rsidR="00DD4825">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{{Data Revealing Trade Union Membership}}</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Data revealing trade union membership</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12460076" w:rsidR="00DD4825">
            <w:pPr>
              <w:pStyle w:val="CXI_6a6ccf20_Normal"/>
              <ns0:spacing ns0:after="0" ns0:line="240" ns0:lineRule="auto"/>
              <ns0:ind ns0:left="714" ns0:hanging="354"/>
              <ns0:rPr>
                <ns0:rFonts ns0:ascii="Arial" ns0:hAnsi="Arial" ns0:eastAsia="Times New Roman" ns0:cs="Arial"/>
                <ns0:color ns0:val="000000"/>
                <ns0:sz ns0:val="16"/>
                <ns0:szCs ns0:val="24"/>
                <ns0:lang ns0:val="en-US"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{{Biometric Data}}</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Biometric data</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228C66FE" w:rsidR="00DD4825">
            <w:pPr>
              <w:pStyle w:val="CXI_6a6ccf20_Normal"/>
              <ns0:spacing ns0:after="0" ns0:line="240" ns0:lineRule="auto"/>
              <ns0:ind ns0:left="714" ns0:hanging="354"/>
              <ns0:rPr>
                <ns0:rFonts ns0:ascii="Arial" ns0:hAnsi="Arial" ns0:eastAsia="Times New Roman" ns0:cs="Arial"/>
                <ns0:color ns0:val="000000"/>
                <ns0:sz ns0:val="16"/>
                <ns0:szCs ns0:val="24"/>
                <ns0:lang ns0:val="en-US"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{{Health Or Sex Life Data}}</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Data concerning health or a natural person's sex life or sexual orientation</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7F57D39E" w:rsidR="00DD4825">
            <w:pPr>
              <w:pStyle w:val="CXI_6a6ccf20_Normal"/>
              <ns0:spacing ns0:after="0" ns0:line="240" ns0:lineRule="auto"/>
              <ns0:rPr>
                <ns0:rFonts ns0:ascii="Arial" ns0:hAnsi="Arial" ns0:eastAsia="Times New Roman" ns0:cs="Arial"/>
                <ns0:color ns0:val="000000"/>
                <ns0:sz ns0:val="16"/>
                <ns0:szCs ns0:val="24"/>
                <ns0:lang ns0:val="en-US" ns0:eastAsia="en-GB"/>
              </ns0:rPr>
            </w:pPr>
          </w:p>
          <w:p w14:paraId="675E6130" w:rsidR="00DD4825">
            <w:pPr>
              <w:pStyle w:val="CXI_6a6ccf20_Normal"/>
              <ns0:spacing ns0:after="0" ns0:line="240" ns0:lineRule="auto"/>
              <ns0:rPr>
                <ns0:rFonts ns0:ascii="Arial" ns0:hAnsi="Arial" ns0:eastAsia="Times New Roman" ns0:cs="Arial"/>
                <ns0:color ns0:val="000000"/>
                <ns0:sz ns0:val="16"/>
                <ns0:szCs ns0:val="24"/>
                <ns0:lang ns0:val="en-US" ns0:eastAsia="en-GB"/>
              </ns0:rPr>
            </w:pPr>
            <w:r>
              <w:rPr>
                <w:b/>
                <ns0:rFonts xmlns:ns0="http://schemas.openxmlformats.org/wordprocessingml/2006/main" ns0:ascii="Arial" ns0:hAnsi="Arial" ns0:eastAsia="Times New Roman" ns0:cs="Arial"/>
                <ns0:bCs xmlns:ns0="http://schemas.openxmlformats.org/wordprocessingml/2006/main"/>
                <ns0:color xmlns:ns0="http://schemas.openxmlformats.org/wordprocessingml/2006/main" ns0:val="000000"/>
                <ns0:sz xmlns:ns0="http://schemas.openxmlformats.org/wordprocessingml/2006/main" ns0:val="16"/>
                <ns0:szCs xmlns:ns0="http://schemas.openxmlformats.org/wordprocessingml/2006/main" ns0:val="24"/>
                <ns0:lang xmlns:ns0="http://schemas.openxmlformats.org/wordprocessingml/2006/main" ns0:val="en-US" ns0:eastAsia="en-GB"/>
              </w:rPr>
              <w:t xml:space="preserve">Applicable restrictions or safeguards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6"/>
                <ns0:szCs xmlns:ns0="http://schemas.openxmlformats.org/wordprocessingml/2006/main" ns0:val="24"/>
                <ns0:lang xmlns:ns0="http://schemas.openxmlformats.org/wordprocessingml/2006/main" ns0:val="en-US" ns0:eastAsia="en-GB"/>
              </w:rPr>
              <w:t xml:space="preserve"> (that fully take into consideration the nature of the data, as listed above): </w:t>
            </w:r>
          </w:p>
          <w:p w14:paraId="2AC353F8" w:rsidR="00DD4825">
            <w:pPr>
              <w:pStyle w:val="CXI_6a6ccf20_Normal"/>
              <ns0:spacing ns0:after="0" ns0:line="240" ns0:lineRule="auto"/>
              <ns0:rPr>
                <ns0:rFonts ns0:ascii="Arial" ns0:hAnsi="Arial" ns0:eastAsia="Times New Roman" ns0:cs="Arial"/>
                <ns0:color ns0:val="000000"/>
                <ns0:sz ns0:val="16"/>
                <ns0:szCs ns0:val="24"/>
                <ns0:lang ns0:val="en-US" ns0:eastAsia="en-GB"/>
              </ns0:rPr>
            </w:pPr>
          </w:p>
          <w:p w14:paraId="18663E91" w:rsidR="00DD4825">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{{Access Controls}}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Access controls or restrictions (e.g. limited only for staff with specialized training);</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proofErr ns0:type="gramStart"/>
            <ns0:proofErr ns0:type="gramEnd"/>
          </w:p>
          <w:p w14:paraId="257AFC9F" w:rsidR="00DD4825">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{{Access Record Keeping}}</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Record keeping of any access to the sensitive data</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7A3A1F39" w:rsidR="00DD4825">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{{Onward Transfer Restrictions}}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Restrictions for onward transfers of the sensitive data : </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{{Onward Transfer Restrictions Detail}}</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ns0:proofErr ns0:type="gramStart"/>
            <ns0:proofErr ns0:type="gramEnd"/>
          </w:p>
          <w:p w14:paraId="5F5623F9" w:rsidR="00DD4825">
            <w:pPr>
              <w:pStyle w:val="CXI_6a6ccf20_Normal"/>
              <ns0:spacing ns0:after="0" ns0:line="240" ns0:lineRule="auto"/>
              <ns0:ind ns0:left="714" ns0:hanging="354"/>
              <ns0:rPr>
                <ns0:rFonts ns0:ascii="Arial" ns0:hAnsi="Arial" ns0:eastAsia="Times New Roman" ns0:cs="Arial"/>
                <ns0:color ns0:val="000000"/>
                <ns0:sz ns0:val="16"/>
                <ns0:szCs ns0:val="24"/>
                <ns0:lang ns0:val="en-US"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{{Additional Security Measures}}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Additional security measures: </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{{Additional Security Measures Detail}}</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6E9C7176" w:rsidR="00DD4825">
            <w:pPr>
              <w:pStyle w:val="CXI_6a6ccf20_Normal"/>
              <ns0:spacing ns0:after="0" ns0:line="240" ns0:lineRule="auto"/>
              <ns0:ind ns0:left="713" ns0:hanging="353"/>
              <ns0:rPr>
                <ns0:rFonts ns0:ascii="Arial" ns0:hAnsi="Arial" ns0:eastAsia="Times New Roman" ns0:cs="Arial"/>
                <ns0:sz ns0:val="16"/>
                <ns0:lang ns0:val="en-US" ns0:eastAsia="en-GB"/>
              </ns0:rPr>
            </w:pPr>
          </w:p>
        </ns0:tc>
      </ns0:tr>
      <ns0:tr ns0:rsidRPr="005F00E4" ns0:rsidR="00070271" ns0:rsidTr="006A245A" w14:paraId="27E1FC07" w14:textId="77777777">
        <ns0:trPr>
          <ns0:trHeight ns0:val="714"/>
        </ns0:trPr>
        <ns0:tc>
          <ns0:tcPr>
            <ns0:tcW ns0:w="1835" ns0:type="dxa"/>
            <ns0:tcBorders>
              <ns0:right ns0:val="single" ns0:color="auto" ns0:sz="4" ns0:space="0"/>
            </ns0:tcBorders>
            <ns0:shd ns0:val="clear" ns0:color="auto" ns0:fill="D9D9D9" ns0:themeFill="background1" ns0:themeFillShade="D9"/>
            <ns0:vAlign ns0:val="center"/>
          </ns0:tcPr>
          <w:p w14:paraId="55B090A9" w:rsidR="00070271">
            <w:pPr>
              <w:pStyle w:val="CXI_6a6ccf20_Normal"/>
              <ns0:spacing ns0:after="0" ns0:line="240" ns0:lineRule="auto"/>
              <ns0:rPr>
                <ns0:rFonts ns0:ascii="Arial" ns0:hAnsi="Arial" ns0:eastAsia="Times New Roman" ns0:cs="Arial"/>
                <ns0:b/>
                <ns0:sz ns0:val="16"/>
                <ns0:szCs ns0:val="24"/>
                <ns0:lang ns0:eastAsia="en-GB"/>
              </ns0:rPr>
            </w:pPr>
            <w:r>
              <w:rPr>
                <w:b/>
                <ns0:rFonts xmlns:ns0="http://schemas.openxmlformats.org/wordprocessingml/2006/main" ns0:ascii="Arial" ns0:hAnsi="Arial" ns0:eastAsia="Times New Roman" ns0:cs="Arial"/>
                <ns0:sz xmlns:ns0="http://schemas.openxmlformats.org/wordprocessingml/2006/main" ns0:val="16"/>
                <ns0:szCs xmlns:ns0="http://schemas.openxmlformats.org/wordprocessingml/2006/main" ns0:val="24"/>
                <ns0:lang xmlns:ns0="http://schemas.openxmlformats.org/wordprocessingml/2006/main" ns0:eastAsia="en-GB"/>
              </w:rPr>
              <w:t xml:space="preserve">FREQUENCY OF THE TRANSFER </w:t>
            </w:r>
          </w:p>
        </ns0:tc>
        <ns0:tc>
          <ns0:tcPr>
            <ns0:tcW ns0:w="3650" ns0:type="dxa"/>
            <ns0:tcBorders>
              <ns0:top ns0:val="single" ns0:color="auto" ns0:sz="4" ns0:space="0"/>
              <ns0:left ns0:val="single" ns0:color="auto" ns0:sz="4" ns0:space="0"/>
              <ns0:bottom ns0:val="single" ns0:color="auto" ns0:sz="4" ns0:space="0"/>
              <ns0:right ns0:val="nil"/>
            </ns0:tcBorders>
          </ns0:tcPr>
          <w:p w14:paraId="75F03914" w:rsidR="002C7AC0">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{{One-Off Transfer}}</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Data transferred on a one-off basis.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1BCAB7EB" w:rsidR="002C7AC0">
            <w:pPr>
              <w:pStyle w:val="CXI_6a6ccf20_Normal"/>
              <ns0:spacing ns0:before="40" ns0:after="4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{{Continuous Transfer}}</w:t>
            </w: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w:rPr>
              <w:t xml:space="preserve">Data transferred on a continuous basis.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71AA968E" w:rsidR="00070271">
            <w:pPr>
              <w:pStyle w:val="CXI_6a6ccf20_Normal"/>
              <ns0:spacing ns0:after="0" ns0:line="240" ns0:lineRule="auto"/>
              <ns0:ind ns0:left="714" ns0:hanging="354"/>
              <ns0:rPr>
                <ns0:rFonts ns0:ascii="Arial" ns0:hAnsi="Arial" ns0:eastAsia="Times New Roman" ns0:cs="Arial"/>
                <ns0:sz ns0:val="16"/>
                <ns0:lang ns0:val="en-US"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{{Other}}</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Other: </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{{Other Transfer Frequency}}</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ns0:tc>
        <ns0:tc>
          <ns0:tcPr>
            <ns0:tcW ns0:w="3627" ns0:type="dxa"/>
            <ns0:tcBorders>
              <ns0:top ns0:val="single" ns0:color="auto" ns0:sz="4" ns0:space="0"/>
              <ns0:left ns0:val="nil"/>
              <ns0:bottom ns0:val="single" ns0:color="auto" ns0:sz="4" ns0:space="0"/>
              <ns0:right ns0:val="single" ns0:color="auto" ns0:sz="4" ns0:space="0"/>
            </ns0:tcBorders>
          </ns0:tcPr>
          <w:p w14:paraId="385ECCC2" w:rsidR="00070271">
            <w:pPr>
              <w:pStyle w:val="CXI_6a6ccf20_Normal"/>
              <ns0:spacing ns0:after="0" ns0:line="240" ns0:lineRule="auto"/>
              <ns0:ind ns0:left="713" ns0:hanging="353"/>
              <ns0:rPr>
                <ns0:rFonts ns0:ascii="Arial" ns0:hAnsi="Arial" ns0:eastAsia="Times New Roman" ns0:cs="Arial"/>
                <ns0:sz ns0:val="16"/>
                <ns0:lang ns0:val="en-US" ns0:eastAsia="en-GB"/>
              </ns0:rPr>
            </w:pPr>
          </w:p>
        </ns0:tc>
      </ns0:tr>
      <ns0:tr ns0:rsidRPr="005F00E4" ns0:rsidR="005F00E4" ns0:rsidTr="006A245A" w14:paraId="2725AAA0" w14:textId="77777777">
        <ns0:trPr/>
        <ns0:tc>
          <ns0:tcPr>
            <ns0:tcW ns0:w="1835" ns0:type="dxa"/>
            <ns0:tcBorders>
              <ns0:right ns0:val="single" ns0:color="auto" ns0:sz="4" ns0:space="0"/>
            </ns0:tcBorders>
            <ns0:shd ns0:val="clear" ns0:color="auto" ns0:fill="D9D9D9" ns0:themeFill="background1" ns0:themeFillShade="D9"/>
            <ns0:vAlign ns0:val="center"/>
          </ns0:tcPr>
          <w:p w14:paraId="4B0E9D8C" w:rsidR="005F00E4">
            <w:pPr>
              <w:pStyle w:val="CXI_6a6ccf20_Normal"/>
              <ns0:spacing ns0:after="0" ns0:line="240" ns0:lineRule="auto"/>
              <ns0:rPr>
                <ns0:rFonts ns0:ascii="Arial" ns0:hAnsi="Arial" ns0:eastAsia="Times New Roman" ns0:cs="Arial"/>
                <ns0:b/>
                <ns0:sz ns0:val="16"/>
                <ns0:szCs ns0:val="24"/>
                <ns0:lang ns0:eastAsia="en-GB"/>
              </ns0:rPr>
            </w:pPr>
            <w:r>
              <w:rPr>
                <w:b/>
                <ns0:rFonts xmlns:ns0="http://schemas.openxmlformats.org/wordprocessingml/2006/main" ns0:ascii="Arial" ns0:hAnsi="Arial" ns0:eastAsia="Times New Roman" ns0:cs="Arial"/>
                <ns0:sz xmlns:ns0="http://schemas.openxmlformats.org/wordprocessingml/2006/main" ns0:val="16"/>
                <ns0:szCs xmlns:ns0="http://schemas.openxmlformats.org/wordprocessingml/2006/main" ns0:val="24"/>
                <ns0:lang xmlns:ns0="http://schemas.openxmlformats.org/wordprocessingml/2006/main" ns0:eastAsia="en-GB"/>
              </w:rPr>
              <w:t xml:space="preserve">NATURE OF PROCESSING</w:t>
            </w:r>
          </w:p>
        </ns0:tc>
        <ns0:tc>
          <ns0:tcPr>
            <ns0:tcW ns0:w="3650" ns0:type="dxa"/>
            <ns0:tcBorders>
              <ns0:top ns0:val="single" ns0:color="auto" ns0:sz="4" ns0:space="0"/>
              <ns0:left ns0:val="single" ns0:color="auto" ns0:sz="4" ns0:space="0"/>
              <ns0:bottom ns0:val="single" ns0:color="auto" ns0:sz="4" ns0:space="0"/>
              <ns0:right ns0:val="nil"/>
            </ns0:tcBorders>
          </ns0:tcPr>
          <w:p w14:paraId="0ABEF18F"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ns0:highlight xmlns:ns0="http://schemas.openxmlformats.org/wordprocessingml/2006/main" ns0:val="green"/>
              </w:rPr>
              <w:t>{{Collection}}</w:t>
            </w: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w:rPr>
              <w:t>Collection</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5A45AB6D"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{{Recording/Capturing}}</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Recording/Capturing</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3DCE6271"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{{Structure}}</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Structure</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31A36DD5"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{{Modification}}</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Modification</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65B9439E" w:rsidR="005F00E4">
            <w:pPr>
              <w:pStyle w:val="CXI_6a6ccf20_Normal"/>
              <ns0:spacing ns0:before="40" ns0:after="4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ns0:highlight xmlns:ns0="http://schemas.openxmlformats.org/wordprocessingml/2006/main" ns0:val="green"/>
              </w:rPr>
              <w:t>{{Storage}}</w:t>
            </w: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w:rPr>
              <w:t>Storage</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0F63E9EE"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{{Others}}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Others: </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{{Other Processing Activities}}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071207A9" w:rsidR="005F00E4">
            <w:pPr>
              <w:pStyle w:val="CXI_6a6ccf20_Normal"/>
              <ns0:spacing ns0:after="0" ns0:line="240" ns0:lineRule="auto"/>
              <ns0:ind ns0:left="720"/>
              <ns0:rPr>
                <ns0:rFonts ns0:ascii="Arial" ns0:hAnsi="Arial" ns0:eastAsia="Times New Roman" ns0:cs="Arial"/>
                <ns0:color ns0:val="000000"/>
                <ns0:sz ns0:val="16"/>
                <ns0:szCs ns0:val="24"/>
                <ns0:lang ns0:eastAsia="en-GB"/>
              </ns0:rPr>
            </w:pPr>
          </w:p>
        </ns0:tc>
        <ns0:tc>
          <ns0:tcPr>
            <ns0:tcW ns0:w="3627" ns0:type="dxa"/>
            <ns0:tcBorders>
              <ns0:top ns0:val="single" ns0:color="auto" ns0:sz="4" ns0:space="0"/>
              <ns0:left ns0:val="nil"/>
              <ns0:bottom ns0:val="single" ns0:color="auto" ns0:sz="4" ns0:space="0"/>
              <ns0:right ns0:val="single" ns0:color="auto" ns0:sz="4" ns0:space="0"/>
            </ns0:tcBorders>
          </ns0:tcPr>
          <w:p w14:paraId="59BC9AB6"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val="fr-FR" ns0:eastAsia="en-GB"/>
              </ns0:rPr>
            </w:pP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fr-FR" ns0:eastAsia="en-GB"/>
                <ns0:highlight xmlns:ns0="http://schemas.openxmlformats.org/wordprocessingml/2006/main" ns0:val="green"/>
              </w:rPr>
              <w:t>{{Comparison/Analysis}}</w:t>
            </w: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fr-FR" ns0:eastAsia="en-GB"/>
              </w:rPr>
              <w:t>Comparison/Analysis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val="fr-FR" ns0:eastAsia="en-GB"/>
              </w:rPr>
              <w:tab/>
            </w:r>
            <ns0:proofErr ns0:type="spellStart"/>
            <ns0:proofErr ns0:type="spellEnd"/>
            <ns0:proofErr ns0:type="spellStart"/>
            <ns0:proofErr ns0:type="spellEnd"/>
          </w:p>
          <w:p w14:paraId="33881A6D" w:rsidR="005F00E4">
            <w:pPr>
              <w:pStyle w:val="CXI_6a6ccf20_Normal"/>
              <ns0:spacing ns0:after="0" ns0:line="240" ns0:lineRule="auto"/>
              <ns0:ind ns0:left="360"/>
              <ns0:rPr>
                <ns0:rFonts ns0:ascii="Arial" ns0:hAnsi="Arial" ns0:eastAsia="Times New Roman" ns0:cs="Arial"/>
                <ns0:color ns0:val="000000"/>
                <ns0:sz ns0:val="16"/>
                <ns0:szCs ns0:val="24"/>
                <ns0:lang ns0:val="fr-FR"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fr-FR" ns0:eastAsia="en-GB"/>
                <ns0:highlight xmlns:ns0="http://schemas.openxmlformats.org/wordprocessingml/2006/main" ns0:val="green"/>
              </w:rPr>
              <w:t>{{Restriction}}</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fr-FR" ns0:eastAsia="en-GB"/>
              </w:rPr>
              <w:t>Restriction</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val="fr-FR" ns0:eastAsia="en-GB"/>
              </w:rPr>
              <w:tab/>
            </w:r>
          </w:p>
          <w:p w14:paraId="076A8711" w:rsidR="005F00E4">
            <w:pPr>
              <w:pStyle w:val="CXI_6a6ccf20_Normal"/>
              <ns0:spacing ns0:after="0" ns0:line="240" ns0:lineRule="auto"/>
              <ns0:ind ns0:left="360"/>
              <ns0:rPr>
                <ns0:rFonts ns0:ascii="Arial" ns0:hAnsi="Arial" ns0:eastAsia="Times New Roman" ns0:cs="Arial"/>
                <ns0:color ns0:val="000000"/>
                <ns0:sz ns0:val="16"/>
                <ns0:szCs ns0:val="24"/>
                <ns0:lang ns0:val="fr-FR"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fr-FR" ns0:eastAsia="en-GB"/>
                <ns0:highlight xmlns:ns0="http://schemas.openxmlformats.org/wordprocessingml/2006/main" ns0:val="green"/>
              </w:rPr>
              <w:t xml:space="preserve">{{Erasure / Destruction}}</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fr-FR" ns0:eastAsia="en-GB"/>
              </w:rPr>
              <w:t xml:space="preserve">Erasure / Destruction</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val="fr-FR" ns0:eastAsia="en-GB"/>
              </w:rPr>
              <w:tab/>
            </w:r>
            <ns0:proofErr ns0:type="spellStart"/>
            <ns0:proofErr ns0:type="spellEnd"/>
          </w:p>
          <w:p w14:paraId="1CCC44E2" w:rsidR="005F00E4">
            <w:pPr>
              <w:pStyle w:val="CXI_6a6ccf20_Normal"/>
              <ns0:spacing ns0:after="0" ns0:line="240" ns0:lineRule="auto"/>
              <ns0:ind ns0:left="360"/>
              <ns0:rPr>
                <ns0:rFonts ns0:ascii="Arial" ns0:hAnsi="Arial" ns0:eastAsia="Times New Roman" ns0:cs="Arial"/>
                <ns0:color ns0:val="000000"/>
                <ns0:sz ns0:val="16"/>
                <ns0:szCs ns0:val="24"/>
                <ns0:lang ns0:val="fr-FR" ns0:eastAsia="en-GB"/>
              </ns0:rPr>
            </w:pP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fr-FR" ns0:eastAsia="en-GB"/>
                <ns0:highlight xmlns:ns0="http://schemas.openxmlformats.org/wordprocessingml/2006/main" ns0:val="green"/>
              </w:rPr>
              <w:t>{{Retrieval}}</w:t>
            </w: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fr-FR" ns0:eastAsia="en-GB"/>
              </w:rPr>
              <w:t>Retrieval</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val="fr-FR" ns0:eastAsia="en-GB"/>
              </w:rPr>
              <w:tab/>
            </w:r>
            <ns0:proofErr ns0:type="spellStart"/>
            <ns0:proofErr ns0:type="spellEnd"/>
          </w:p>
          <w:p w14:paraId="637B644C" w:rsidR="005F00E4">
            <w:pPr>
              <w:pStyle w:val="CXI_6a6ccf20_Normal"/>
              <ns0:spacing ns0:after="0" ns0:line="240" ns0:lineRule="auto"/>
              <ns0:ind ns0:left="360"/>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{{Combining With Other Sources}}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Combining with other sources </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5E2E093F" w:rsidR="005F00E4">
            <w:pPr>
              <w:pStyle w:val="CXI_6a6ccf20_Normal"/>
              <ns0:spacing ns0:after="0" ns0:line="240" ns0:lineRule="auto"/>
              <ns0:ind ns0:left="360"/>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{{Disclosure Or Transfer}}</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Disclosure by transfer / by making available</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ns0:tc>
      </ns0:tr>
      <ns0:tr ns0:rsidRPr="005F00E4" ns0:rsidR="005F00E4" ns0:rsidTr="006A245A" w14:paraId="0DF4140F" w14:textId="77777777">
        <ns0:trPr/>
        <ns0:tc>
          <ns0:tcPr>
            <ns0:tcW ns0:w="1835" ns0:type="dxa"/>
            <ns0:shd ns0:val="clear" ns0:color="auto" ns0:fill="D9D9D9" ns0:themeFill="background1" ns0:themeFillShade="D9"/>
            <ns0:vAlign ns0:val="center"/>
          </ns0:tcPr>
          <w:p w14:paraId="6B0F95D0" w:rsidR="005F00E4">
            <w:pPr>
              <w:pStyle w:val="CXI_6a6ccf20_Normal"/>
              <ns0:spacing ns0:after="0" ns0:line="240" ns0:lineRule="auto"/>
              <ns0:rPr>
                <ns0:rFonts ns0:ascii="Arial" ns0:hAnsi="Arial" ns0:eastAsia="Times New Roman" ns0:cs="Arial"/>
                <ns0:b/>
                <ns0:sz ns0:val="16"/>
                <ns0:szCs ns0:val="24"/>
                <ns0:lang ns0:eastAsia="en-GB"/>
              </ns0:rPr>
            </w:pPr>
            <w:r>
              <w:rPr>
                <w:b/>
                <ns0:rFonts xmlns:ns0="http://schemas.openxmlformats.org/wordprocessingml/2006/main" ns0:ascii="Arial" ns0:hAnsi="Arial" ns0:eastAsia="Times New Roman" ns0:cs="Arial"/>
                <ns0:sz xmlns:ns0="http://schemas.openxmlformats.org/wordprocessingml/2006/main" ns0:val="16"/>
                <ns0:szCs xmlns:ns0="http://schemas.openxmlformats.org/wordprocessingml/2006/main" ns0:val="24"/>
                <ns0:lang xmlns:ns0="http://schemas.openxmlformats.org/wordprocessingml/2006/main" ns0:eastAsia="en-GB"/>
              </w:rPr>
              <w:t xml:space="preserve">PURPOSE OF THE PROCESSING</w:t>
            </w:r>
          </w:p>
        </ns0:tc>
        <ns0:tc>
          <ns0:tcPr>
            <ns0:tcW ns0:w="3650" ns0:type="dxa"/>
            <ns0:tcBorders>
              <ns0:top ns0:val="single" ns0:color="auto" ns0:sz="4" ns0:space="0"/>
              <ns0:bottom ns0:val="single" ns0:color="auto" ns0:sz="4" ns0:space="0"/>
              <ns0:right ns0:val="nil"/>
            </ns0:tcBorders>
          </ns0:tcPr>
          <w:p w14:paraId="4FF336A9" w:rsidR="005F00E4">
            <w:pPr>
              <w:pStyle w:val="CXI_6a6ccf20_Normal"/>
              <ns0:spacing ns0:after="0" ns0:line="240" ns0:lineRule="auto"/>
              <ns0:ind ns0:left="743" ns0:hanging="383"/>
              <ns0:rPr>
                <ns0:rFonts ns0:ascii="Arial" ns0:hAnsi="Arial" ns0:eastAsia="Times New Roman" ns0:cs="Arial"/>
                <ns0:color ns0:val="000000"/>
                <ns0:sz ns0:val="16"/>
                <ns0:szCs ns0:val="24"/>
                <ns0:lang ns0:eastAsia="en-GB"/>
              </ns0:rPr>
            </w:pP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{{Client Accounting And Administration}}</w:t>
            </w: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w:rPr>
              <w:t xml:space="preserve">Client, accounting, fiscal and administrative management</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4084D307"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{{Payroll Management}}</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Payroll Management</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42A08105"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{{Solvency And Creditworthiness Services}}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Provision of financial solvency and creditworthiness services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22826F9D"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{{Insurance And Financial Services}}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Insurance and economic-financial services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0100A8DD"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{{Pension Plan}}</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Pension Plan </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115ADD10"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{{Advertising And Commercial Research}}</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Advertising and commercial research</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65DF59D2"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{{Communication Services Directory}}</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Guide/repertory of electronic communication services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4485BCAC"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{{Electronic Certification Services}}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Provision of electronic certification services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59A3D984"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{{Associational And Cultural Activities}}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Associational, cultural, diversionary, sport and social activities management </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7DDC7E48"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{{Education}}</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Education</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0EE58E7D"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{{Sanitary Control And Management}}</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Sanitary control and management </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17980E7B"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{{Private Security}}</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Private security</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3F703995" w:rsidR="005F00E4">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{{Others}}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Others: </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{{Other Processing Purposes}}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4F5DEC1C" w:rsidR="005F00E4">
            <w:pPr>
              <w:pStyle w:val="CXI_6a6ccf20_Normal"/>
              <ns0:spacing ns0:after="0" ns0:line="240" ns0:lineRule="auto"/>
              <ns0:ind ns0:left="720"/>
              <ns0:rPr>
                <ns0:rFonts ns0:ascii="Arial" ns0:hAnsi="Arial" ns0:eastAsia="Times New Roman" ns0:cs="Arial"/>
                <ns0:b/>
                <ns0:sz ns0:val="16"/>
                <ns0:szCs ns0:val="24"/>
                <ns0:u ns0:val="single"/>
                <ns0:lang ns0:eastAsia="en-GB"/>
              </ns0:rPr>
            </w:pPr>
          </w:p>
        </ns0:tc>
        <ns0:tc>
          <ns0:tcPr>
            <ns0:tcW ns0:w="3627" ns0:type="dxa"/>
            <ns0:tcBorders>
              <ns0:top ns0:val="single" ns0:color="auto" ns0:sz="4" ns0:space="0"/>
              <ns0:left ns0:val="nil"/>
              <ns0:right ns0:val="single" ns0:color="auto" ns0:sz="4" ns0:space="0"/>
            </ns0:tcBorders>
          </ns0:tcPr>
          <w:p w14:paraId="6137C5FC"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{{Video Surveillance}}</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Video surveillance</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33B35041"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{{Human Resources}}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Human resources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011AA330"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{{Occupational Risk Prevention}}</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Occupational risk prevention</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75F3062E"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{{Monetary Obligations}}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Fulfilment/Failure of monetary obligations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07411730"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{{Profiling}}</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Profiling</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672350D8" w:rsidR="005F00E4">
            <w:pPr>
              <w:pStyle w:val="CXI_6a6ccf20_Normal"/>
              <ns0:spacing ns0:before="40" ns0:after="40" ns0:line="240" ns0:lineRule="auto"/>
              <ns0:ind ns0:left="713" ns0:hanging="353"/>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{{Electronic Communication Services}}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Provision of electronic communication services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50E16874"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{{E-commerce}}</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E-commerce</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7270F8E3"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{{Political, Union Or Church Membership}}</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Political parties, unions or Church associates or members Management</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730918FE"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{{Social Assistance Management}}</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Social assistance management</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3F10C448"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{{Epidemiology Activities}}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Epidemiology investigation and similar activities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0146C950"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{{Clinical History}}</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Clinical history</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13A5BCA9"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{{Buildings Security And Access Control}}</w:t>
            </w: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w:rPr>
              <w:t xml:space="preserve">Buildings security and access control</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58435485"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{{Statistical Or Scientific Purposes}}</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Statistical, historical or scientific purposes</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2A0E4F57"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{{Dispute Management}}</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Dispute management</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51CF04B2" w:rsidR="005F00E4">
            <w:pPr>
              <w:pStyle w:val="CXI_6a6ccf20_Normal"/>
              <ns0:spacing ns0:after="0" ns0:line="240" ns0:lineRule="auto"/>
              <ns0:ind ns0:left="713" ns0:hanging="353"/>
              <ns0:rPr>
                <ns0:rFonts ns0:ascii="Arial" ns0:hAnsi="Arial" ns0:eastAsia="Times New Roman" ns0:cs="Arial"/>
                <ns0:color ns0:val="000000"/>
                <ns0:sz ns0:val="16"/>
                <ns0:szCs ns0:val="24"/>
                <ns0:lang ns0:eastAsia="en-GB"/>
              </ns0:rPr>
            </w:pP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{{IT Services (PaaS, SaaS, IaaS)}}</w:t>
            </w:r>
            <w:r>
              <w:rPr>
                <ns0:rFonts xmlns:ns0="http://schemas.openxmlformats.org/wordprocessingml/2006/main" ns0:hint="eastAsia" ns0:ascii="MS Gothic" ns0:hAnsi="MS Gothic" ns0:eastAsia="MS Gothic" ns0:cs="Arial"/>
                <ns0:sz xmlns:ns0="http://schemas.openxmlformats.org/wordprocessingml/2006/main" ns0:val="16"/>
                <ns0:lang xmlns:ns0="http://schemas.openxmlformats.org/wordprocessingml/2006/main" ns0:val="en-US" ns0:eastAsia="en-GB"/>
              </w:rPr>
              <w:t xml:space="preserve">IT services (e.g., PaaS, SaaS, IaaS) (e.g., hosting of a website, off-line data processing, cloud services, or similar)</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ns0:tc>
      </ns0:tr>
      <ns0:tr ns0:rsidRPr="005F00E4" ns0:rsidR="00D746DF" ns0:rsidTr="006A245A" w14:paraId="635CE331" w14:textId="77777777">
        <ns0:trPr>
          <ns0:trHeight ns0:val="903"/>
        </ns0:trPr>
        <ns0:tc>
          <ns0:tcPr>
            <ns0:tcW ns0:w="1835" ns0:type="dxa"/>
            <ns0:shd ns0:val="clear" ns0:color="auto" ns0:fill="D9D9D9" ns0:themeFill="background1" ns0:themeFillShade="D9"/>
            <ns0:vAlign ns0:val="center"/>
          </ns0:tcPr>
          <w:p w14:paraId="342C1C0C" w:rsidR="00D746DF">
            <w:pPr>
              <w:pStyle w:val="CXI_6a6ccf20_Normal"/>
              <ns0:spacing ns0:after="0" ns0:line="240" ns0:lineRule="auto"/>
              <ns0:rPr>
                <ns0:rFonts ns0:ascii="Arial" ns0:hAnsi="Arial" ns0:eastAsia="Times New Roman" ns0:cs="Arial"/>
                <ns0:b/>
                <ns0:sz ns0:val="16"/>
                <ns0:szCs ns0:val="24"/>
                <ns0:lang ns0:eastAsia="en-GB"/>
              </ns0:rPr>
            </w:pPr>
            <w:r>
              <w:rPr>
                <w:b/>
                <ns0:rFonts xmlns:ns0="http://schemas.openxmlformats.org/wordprocessingml/2006/main" ns0:ascii="Arial" ns0:hAnsi="Arial" ns0:eastAsia="Times New Roman" ns0:cs="Arial"/>
                <ns0:sz xmlns:ns0="http://schemas.openxmlformats.org/wordprocessingml/2006/main" ns0:val="16"/>
                <ns0:szCs xmlns:ns0="http://schemas.openxmlformats.org/wordprocessingml/2006/main" ns0:val="24"/>
                <ns0:lang xmlns:ns0="http://schemas.openxmlformats.org/wordprocessingml/2006/main" ns0:eastAsia="en-GB"/>
              </w:rPr>
              <w:t xml:space="preserve">PERIOD FOR WHICH THE PERSONAL DATA WILL BE RETAINED</w:t>
            </w:r>
          </w:p>
        </ns0:tc>
        <ns0:tc>
          <ns0:tcPr>
            <ns0:tcW ns0:w="3650" ns0:type="dxa"/>
            <ns0:tcBorders>
              <ns0:top ns0:val="single" ns0:color="auto" ns0:sz="4" ns0:space="0"/>
              <ns0:bottom ns0:val="single" ns0:color="auto" ns0:sz="4" ns0:space="0"/>
              <ns0:right ns0:val="nil"/>
            </ns0:tcBorders>
          </ns0:tcPr>
          <w:p w14:paraId="723B1A5D" w:rsidR="002C7AC0">
            <w:pPr>
              <w:pStyle w:val="CXI_6a6ccf20_Normal"/>
              <ns0:spacing ns0:before="40" ns0:after="4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{{Retention By Period}}</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Specific Retention Period (per type of data): ……………………</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7E431491" w:rsidR="002C7AC0">
            <w:pPr>
              <w:pStyle w:val="CXI_6a6ccf20_Normal"/>
              <ns0:spacing ns0:before="40" ns0:after="40" ns0:line="240" ns0:lineRule="auto"/>
              <ns0:ind ns0:left="714" ns0:hanging="354"/>
              <ns0:rPr>
                <ns0:rFonts ns0:ascii="Arial" ns0:hAnsi="Arial" ns0:eastAsia="Times New Roman" ns0:cs="Arial"/>
                <ns0:color ns0:val="000000"/>
                <ns0:sz ns0:val="16"/>
                <ns0:szCs ns0:val="24"/>
                <ns0:lang ns0:eastAsia="en-GB"/>
              </ns0:rPr>
            </w:pPr>
          </w:p>
          <w:p w14:paraId="606F5626" w:rsidR="002C7AC0">
            <w:pPr>
              <w:pStyle w:val="CXI_6a6ccf20_Normal"/>
              <ns0:spacing ns0:after="0" ns0:line="240" ns0:lineRule="auto"/>
              <ns0:ind ns0:left="714" ns0:hanging="354"/>
              <ns0:rPr>
                <ns0:rFonts ns0:ascii="Arial" ns0:hAnsi="Arial" ns0:eastAsia="Times New Roman" ns0:cs="Arial"/>
                <ns0:color ns0:val="000000"/>
                <ns0:sz ns0:val="16"/>
                <ns0:szCs ns0:val="24"/>
                <ns0:lang ns0:eastAsia="en-GB"/>
              </ns0:rPr>
            </w:pP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{{Retention By Criteria}}</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w:rPr>
              <w:t xml:space="preserve">If it is not possible, please list below the criteria used to determine that period: </w:t>
            </w:r>
            <w:r>
              <w:rPr>
                <ns0:rFonts xmlns:ns0="http://schemas.openxmlformats.org/wordprocessingml/2006/main" ns0:ascii="Segoe UI Symbol" ns0:hAnsi="Segoe UI Symbol" ns0:eastAsia="Times New Roman" ns0:cs="Segoe UI Symbol"/>
                <ns0:sz xmlns:ns0="http://schemas.openxmlformats.org/wordprocessingml/2006/main" ns0:val="16"/>
                <ns0:lang xmlns:ns0="http://schemas.openxmlformats.org/wordprocessingml/2006/main" ns0:val="en-US" ns0:eastAsia="en-GB"/>
                <ns0:highlight xmlns:ns0="http://schemas.openxmlformats.org/wordprocessingml/2006/main" ns0:val="green"/>
              </w:rPr>
              <w:t xml:space="preserve">{{Data Retention Criteria}}</w:t>
            </w:r>
            <w:r>
              <w:rPr>
                <ns0:rFonts xmlns:ns0="http://schemas.openxmlformats.org/wordprocessingml/2006/main" ns0:ascii="Arial" ns0:hAnsi="Arial" ns0:eastAsia="Times New Roman" ns0:cs="Arial"/>
                <ns0:color xmlns:ns0="http://schemas.openxmlformats.org/wordprocessingml/2006/main" ns0:val="000000"/>
                <ns0:sz xmlns:ns0="http://schemas.openxmlformats.org/wordprocessingml/2006/main" ns0:val="12"/>
                <ns0:szCs xmlns:ns0="http://schemas.openxmlformats.org/wordprocessingml/2006/main" ns0:val="24"/>
                <ns0:lang xmlns:ns0="http://schemas.openxmlformats.org/wordprocessingml/2006/main" ns0:eastAsia="en-GB"/>
              </w:rPr>
              <w:tab/>
            </w:r>
          </w:p>
          <w:p w14:paraId="1B3CC65D" w:rsidR="00D746DF">
            <w:pPr>
              <w:pStyle w:val="CXI_6a6ccf20_Normal"/>
              <ns0:spacing ns0:after="0" ns0:line="240" ns0:lineRule="auto"/>
              <ns0:ind ns0:left="743" ns0:hanging="383"/>
              <ns0:rPr>
                <ns0:rFonts ns0:ascii="Arial" ns0:hAnsi="Arial" ns0:eastAsia="Times New Roman" ns0:cs="Arial"/>
                <ns0:sz ns0:val="16"/>
                <ns0:lang ns0:val="en-US" ns0:eastAsia="en-GB"/>
              </ns0:rPr>
            </w:pPr>
          </w:p>
        </ns0:tc>
        <ns0:tc>
          <ns0:tcPr>
            <ns0:tcW ns0:w="3627" ns0:type="dxa"/>
            <ns0:tcBorders>
              <ns0:top ns0:val="single" ns0:color="auto" ns0:sz="4" ns0:space="0"/>
              <ns0:left ns0:val="nil"/>
              <ns0:right ns0:val="single" ns0:color="auto" ns0:sz="4" ns0:space="0"/>
            </ns0:tcBorders>
          </ns0:tcPr>
          <w:p w14:paraId="059294A3" w:rsidR="00D746DF">
            <w:pPr>
              <w:pStyle w:val="CXI_6a6ccf20_Normal"/>
              <ns0:spacing ns0:after="0" ns0:line="240" ns0:lineRule="auto"/>
              <ns0:ind ns0:left="713" ns0:hanging="353"/>
              <ns0:rPr>
                <ns0:rFonts ns0:ascii="Arial" ns0:hAnsi="Arial" ns0:eastAsia="Times New Roman" ns0:cs="Arial"/>
                <ns0:sz ns0:val="16"/>
                <ns0:lang ns0:val="en-US" ns0:eastAsia="en-GB"/>
              </ns0:rPr>
            </w:pPr>
          </w:p>
        </ns0:tc>
      </ns0:tr>
    </ns0:tbl>
    <w:p xmlns:ns0="http://schemas.openxmlformats.org/wordprocessingml/2006/main" w14:paraId="38C61434" w:rsidR="002577A1">
      <w:pPr>
        <w:pStyle w:val="CXI_6a6ccf20_Normal"/>
        <ns0:spacing ns0:after="0"/>
        <ns0:rPr>
          <ns0:rFonts ns0:ascii="Arial" ns0:hAnsi="Arial" ns0:cs="Arial"/>
          <ns0:sz ns0:val="20"/>
          <ns0:szCs ns0:val="20"/>
        </ns0:rPr>
      </w:pPr>
    </w:p>
    <w:p xmlns:ns0="http://schemas.openxmlformats.org/wordprocessingml/2006/main" w14:paraId="70ABA4AE" w:rsidR="00E01541">
      <w:pPr>
        <w:pStyle w:val="CXI_6a6ccf20_Normal"/>
        <ns0:spacing ns0:after="0" ns0:line="240" ns0:lineRule="auto"/>
        <ns0:jc ns0:val="center"/>
        <ns0:rPr>
          <ns0:rFonts ns0:ascii="Arial" ns0:hAnsi="Arial" ns0:cs="Arial"/>
          <ns0:b/>
          <ns0:color ns0:val="FF0000"/>
          <ns0:szCs ns0:val="24"/>
        </ns0:rPr>
      </w:pPr>
      <w:r>
        <w:rPr>
          <ns0:rFonts xmlns:ns0="http://schemas.openxmlformats.org/wordprocessingml/2006/main" ns0:ascii="Arial" ns0:hAnsi="Arial" ns0:cs="Arial"/>
          <ns0:sz xmlns:ns0="http://schemas.openxmlformats.org/wordprocessingml/2006/main" ns0:val="20"/>
          <ns0:szCs xmlns:ns0="http://schemas.openxmlformats.org/wordprocessingml/2006/main" ns0:val="20"/>
        </w:rPr>
        <ns0:br ns0:type="page"/>
      </w:r>
      <w:r>
        <w:rPr>
          <w:b/>
          <ns0:rFonts xmlns:ns0="http://schemas.openxmlformats.org/wordprocessingml/2006/main" ns0:ascii="Arial" ns0:hAnsi="Arial" ns0:cs="Arial"/>
          <ns0:color xmlns:ns0="http://schemas.openxmlformats.org/wordprocessingml/2006/main" ns0:val="FFFFFF" ns0:themeColor="background1"/>
          <ns0:szCs xmlns:ns0="http://schemas.openxmlformats.org/wordprocessingml/2006/main" ns0:val="24"/>
        </w:rPr>
        <w:t xml:space="preserve">SCHEDULE </w:t>
      </w:r>
      <w:r>
        <w:rPr>
          <w:b/>
          <ns0:rFonts xmlns:ns0="http://schemas.openxmlformats.org/wordprocessingml/2006/main" ns0:ascii="Arial" ns0:hAnsi="Arial" ns0:cs="Arial"/>
          <ns0:color xmlns:ns0="http://schemas.openxmlformats.org/wordprocessingml/2006/main" ns0:val="FFFFFF" ns0:themeColor="background1"/>
          <ns0:szCs xmlns:ns0="http://schemas.openxmlformats.org/wordprocessingml/2006/main" ns0:val="24"/>
        </w:rPr>
        <w:t>I</w:t>
      </w:r>
      <w:r>
        <w:rPr>
          <w:b/>
          <ns0:rFonts xmlns:ns0="http://schemas.openxmlformats.org/wordprocessingml/2006/main" ns0:ascii="Arial" ns0:hAnsi="Arial" ns0:cs="Arial"/>
          <ns0:color xmlns:ns0="http://schemas.openxmlformats.org/wordprocessingml/2006/main" ns0:val="FFFFFF" ns0:themeColor="background1"/>
          <ns0:szCs xmlns:ns0="http://schemas.openxmlformats.org/wordprocessingml/2006/main" ns0:val="24"/>
        </w:rPr>
        <w:t xml:space="preserve">I: </w:t>
      </w:r>
      <w:r>
        <w:rPr>
          <w:b/>
          <ns0:rFonts xmlns:ns0="http://schemas.openxmlformats.org/wordprocessingml/2006/main" ns0:ascii="Arial" ns0:hAnsi="Arial" ns0:cs="Arial"/>
          <ns0:color xmlns:ns0="http://schemas.openxmlformats.org/wordprocessingml/2006/main" ns0:val="FFFFFF" ns0:themeColor="background1"/>
          <ns0:szCs xmlns:ns0="http://schemas.openxmlformats.org/wordprocessingml/2006/main" ns0:val="24"/>
        </w:rPr>
        <w:t xml:space="preserve">Technical and Organizational Measures</w:t>
      </w:r>
    </w:p>
    <w:p xmlns:ns0="http://schemas.openxmlformats.org/wordprocessingml/2006/main" w14:paraId="248E79D3" w:rsidR="00FE7B48">
      <w:pPr>
        <w:pStyle w:val="CXI_6a6ccf20_oj-normal"/>
        <ns0:shd ns0:val="clear" ns0:color="auto" ns0:fill="FFFFFF"/>
        <ns0:spacing ns0:before="120" ns0:beforeAutospacing="0" ns0:after="0" ns0:afterAutospacing="0"/>
        <ns0:jc ns0:val="both"/>
        <ns0:rPr>
          <ns0:rStyle ns0:val="CXI_6a6ccf20_oj-italic"/>
          <ns0:rFonts ns0:ascii="Arial" ns0:hAnsi="Arial" ns0:cs="Arial"/>
          <ns0:sz ns0:val="16"/>
          <ns0:szCs ns0:val="16"/>
        </ns0:rPr>
      </w:pPr>
    </w:p>
    <w:p xmlns:ns0="http://schemas.openxmlformats.org/wordprocessingml/2006/main" w14:paraId="1A290BA4" w:rsidR="00A01D65">
      <w:pPr>
        <w:pStyle w:val="CXI_6a6ccf20_oj-normal"/>
        <ns0:shd ns0:val="clear" ns0:color="auto" ns0:fill="FFFFFF"/>
        <ns0:spacing ns0:before="120" ns0:beforeAutospacing="0" ns0:after="0" ns0:afterAutospacing="0"/>
        <ns0:jc ns0:val="both"/>
        <ns0:rPr>
          <ns0:rStyle ns0:val="CXI_6a6ccf20_oj-italic"/>
          <ns0:rFonts ns0:ascii="Arial" ns0:hAnsi="Arial" ns0:cs="Arial"/>
          <ns0:sz ns0:val="16"/>
          <ns0:szCs ns0:val="16"/>
        </ns0:rPr>
      </w:pPr>
      <w:r>
        <w:rPr>
          <ns0:rFonts xmlns:ns0="http://schemas.openxmlformats.org/wordprocessingml/2006/main" ns0:ascii="Arial" ns0:hAnsi="Arial" ns0:cs="Arial"/>
          <ns0:rStyle xmlns:ns0="http://schemas.openxmlformats.org/wordprocessingml/2006/main" ns0:val="CXI_6a6ccf20_oj-italic"/>
          <ns0:sz xmlns:ns0="http://schemas.openxmlformats.org/wordprocessingml/2006/main" ns0:val="16"/>
          <ns0:szCs xmlns:ns0="http://schemas.openxmlformats.org/wordprocessingml/2006/main" ns0:val="16"/>
        </w:rPr>
        <w:t xml:space="preserve">This schedule is populated by signature </w:t>
      </w:r>
      <w:r>
        <w:rPr>
          <ns0:rFonts xmlns:ns0="http://schemas.openxmlformats.org/wordprocessingml/2006/main" ns0:ascii="Arial" ns0:hAnsi="Arial" ns0:cs="Arial"/>
          <ns0:rStyle xmlns:ns0="http://schemas.openxmlformats.org/wordprocessingml/2006/main" ns0:val="CXI_6a6ccf20_oj-italic"/>
          <ns0:sz xmlns:ns0="http://schemas.openxmlformats.org/wordprocessingml/2006/main" ns0:val="16"/>
          <ns0:szCs xmlns:ns0="http://schemas.openxmlformats.org/wordprocessingml/2006/main" ns0:val="16"/>
        </w:rPr>
        <w:t xml:space="preserve">of LHG</w:t>
      </w:r>
      <w:r>
        <w:rPr>
          <ns0:rFonts xmlns:ns0="http://schemas.openxmlformats.org/wordprocessingml/2006/main" ns0:ascii="Arial" ns0:hAnsi="Arial" ns0:cs="Arial"/>
          <ns0:rStyle xmlns:ns0="http://schemas.openxmlformats.org/wordprocessingml/2006/main" ns0:val="CXI_6a6ccf20_oj-italic"/>
          <ns0:sz xmlns:ns0="http://schemas.openxmlformats.org/wordprocessingml/2006/main" ns0:val="16"/>
          <ns0:szCs xmlns:ns0="http://schemas.openxmlformats.org/wordprocessingml/2006/main" ns0:val="16"/>
        </w:rPr>
        <w:t xml:space="preserve"> Security Schedule produced as the result of </w:t>
      </w:r>
      <ns0:proofErr ns0:type="gramStart"/>
      <w:r>
        <w:rPr>
          <ns0:rFonts xmlns:ns0="http://schemas.openxmlformats.org/wordprocessingml/2006/main" ns0:ascii="Arial" ns0:hAnsi="Arial" ns0:cs="Arial"/>
          <ns0:rStyle xmlns:ns0="http://schemas.openxmlformats.org/wordprocessingml/2006/main" ns0:val="CXI_6a6ccf20_oj-italic"/>
          <ns0:sz xmlns:ns0="http://schemas.openxmlformats.org/wordprocessingml/2006/main" ns0:val="16"/>
          <ns0:szCs xmlns:ns0="http://schemas.openxmlformats.org/wordprocessingml/2006/main" ns0:val="16"/>
        </w:rPr>
        <w:t xml:space="preserve">Third Party</w:t>
      </w:r>
      <ns0:proofErr ns0:type="gramEnd"/>
      <w:r>
        <w:rPr>
          <ns0:rFonts xmlns:ns0="http://schemas.openxmlformats.org/wordprocessingml/2006/main" ns0:ascii="Arial" ns0:hAnsi="Arial" ns0:cs="Arial"/>
          <ns0:rStyle xmlns:ns0="http://schemas.openxmlformats.org/wordprocessingml/2006/main" ns0:val="CXI_6a6ccf20_oj-italic"/>
          <ns0:sz xmlns:ns0="http://schemas.openxmlformats.org/wordprocessingml/2006/main" ns0:val="16"/>
          <ns0:szCs xmlns:ns0="http://schemas.openxmlformats.org/wordprocessingml/2006/main" ns0:val="16"/>
        </w:rPr>
        <w:t xml:space="preserve"> Secu</w:t>
      </w:r>
      <w:r>
        <w:rPr>
          <ns0:rFonts xmlns:ns0="http://schemas.openxmlformats.org/wordprocessingml/2006/main" ns0:ascii="Arial" ns0:hAnsi="Arial" ns0:cs="Arial"/>
          <ns0:rStyle xmlns:ns0="http://schemas.openxmlformats.org/wordprocessingml/2006/main" ns0:val="CXI_6a6ccf20_oj-italic"/>
          <ns0:sz xmlns:ns0="http://schemas.openxmlformats.org/wordprocessingml/2006/main" ns0:val="16"/>
          <ns0:szCs xmlns:ns0="http://schemas.openxmlformats.org/wordprocessingml/2006/main" ns0:val="16"/>
        </w:rPr>
        <w:t xml:space="preserve">rity Assessment or</w:t>
      </w:r>
      <w:r>
        <w:rPr>
          <ns0:rFonts xmlns:ns0="http://schemas.openxmlformats.org/wordprocessingml/2006/main" ns0:ascii="Arial" ns0:hAnsi="Arial" ns0:cs="Arial"/>
          <ns0:rStyle xmlns:ns0="http://schemas.openxmlformats.org/wordprocessingml/2006/main" ns0:val="CXI_6a6ccf20_oj-italic"/>
          <ns0:sz xmlns:ns0="http://schemas.openxmlformats.org/wordprocessingml/2006/main" ns0:val="16"/>
          <ns0:szCs xmlns:ns0="http://schemas.openxmlformats.org/wordprocessingml/2006/main" ns0:val="16"/>
        </w:rPr>
        <w:t xml:space="preserve"> by</w:t>
      </w:r>
      <w:r>
        <w:rPr>
          <ns0:rFonts xmlns:ns0="http://schemas.openxmlformats.org/wordprocessingml/2006/main" ns0:ascii="Arial" ns0:hAnsi="Arial" ns0:cs="Arial"/>
          <ns0:rStyle xmlns:ns0="http://schemas.openxmlformats.org/wordprocessingml/2006/main" ns0:val="CXI_6a6ccf20_oj-italic"/>
          <ns0:sz xmlns:ns0="http://schemas.openxmlformats.org/wordprocessingml/2006/main" ns0:val="16"/>
          <ns0:szCs xmlns:ns0="http://schemas.openxmlformats.org/wordprocessingml/2006/main" ns0:val="16"/>
        </w:rPr>
        <w:t xml:space="preserve"> mutual agreement on </w:t>
      </w:r>
      <ns0:proofErr ns0:type="gramStart"/>
      <w:r>
        <w:rPr>
          <ns0:rFonts xmlns:ns0="http://schemas.openxmlformats.org/wordprocessingml/2006/main" ns0:ascii="Arial" ns0:hAnsi="Arial" ns0:cs="Arial"/>
          <ns0:rStyle xmlns:ns0="http://schemas.openxmlformats.org/wordprocessingml/2006/main" ns0:val="CXI_6a6ccf20_oj-italic"/>
          <ns0:sz xmlns:ns0="http://schemas.openxmlformats.org/wordprocessingml/2006/main" ns0:val="16"/>
          <ns0:szCs xmlns:ns0="http://schemas.openxmlformats.org/wordprocessingml/2006/main" ns0:val="16"/>
        </w:rPr>
        <w:t xml:space="preserve">other information</w:t>
      </w:r>
      <ns0:proofErr ns0:type="gramEnd"/>
      <w:r>
        <w:rPr>
          <ns0:rFonts xmlns:ns0="http://schemas.openxmlformats.org/wordprocessingml/2006/main" ns0:ascii="Arial" ns0:hAnsi="Arial" ns0:cs="Arial"/>
          <ns0:rStyle xmlns:ns0="http://schemas.openxmlformats.org/wordprocessingml/2006/main" ns0:val="CXI_6a6ccf20_oj-italic"/>
          <ns0:sz xmlns:ns0="http://schemas.openxmlformats.org/wordprocessingml/2006/main" ns0:val="16"/>
          <ns0:szCs xmlns:ns0="http://schemas.openxmlformats.org/wordprocessingml/2006/main" ns0:val="16"/>
        </w:rPr>
        <w:t xml:space="preserve"> security terms.</w:t>
      </w:r>
    </w:p>
    <w:p xmlns:ns0="http://schemas.openxmlformats.org/wordprocessingml/2006/main" w14:paraId="06E02A04" w:rsidR="00BE506F">
      <w:pPr>
        <w:pStyle w:val="CXI_6a6ccf20_Normal"/>
        <ns0:rPr>
          <ns0:rFonts ns0:ascii="Arial" ns0:hAnsi="Arial" ns0:cs="Arial"/>
          <ns0:sz ns0:val="20"/>
          <ns0:szCs ns0:val="20"/>
        </ns0:rPr>
        <ns0:sectPr ns0:rsidR="00BE506F" ns0:rsidSect="005F00E4">
          <ns0:type ns0:val="continuous"/>
          <ns0:pgSz ns0:w="11906" ns0:h="16838" ns0:orient="portrait"/>
          <ns0:pgMar ns0:top="1418" ns0:right="1440" ns0:bottom="1440" ns0:left="1440" ns0:header="142" ns0:footer="708" ns0:gutter="0"/>
          <ns0:paperSrc ns0:first="11" ns0:other="11"/>
          <ns0:cols ns0:space="708"/>
          <ns0:formProt ns0:val="0"/>
          <ns0:docGrid ns0:linePitch="360"/>
        </ns0:sectPr>
      </w:pPr>
    </w:p>
    <w:p xmlns:ns0="http://schemas.openxmlformats.org/wordprocessingml/2006/main" w14:paraId="28B79FB7" w:rsidR="00E01541">
      <w:pPr>
        <w:pStyle w:val="CXI_6a6ccf20_Normal"/>
        <ns0:rPr>
          <ns0:rFonts ns0:ascii="Arial" ns0:hAnsi="Arial" ns0:cs="Arial"/>
          <ns0:sz ns0:val="20"/>
          <ns0:szCs ns0:val="20"/>
        </ns0:rPr>
      </w:pPr>
    </w:p>
    <ns0:tbl xmlns:w14="http://schemas.microsoft.com/office/word/2010/wordml" xmlns:ns0="http://schemas.openxmlformats.org/wordprocessingml/2006/main">
      <ns0:tblPr>
        <ns0:tblStyle ns0:val="CXI_6a6ccf20_TableGrid"/>
        <ns0:tblW ns0:w="0" ns0:type="auto"/>
        <ns0:tblLook ns0:val="04A0" ns0:firstRow="1" ns0:lastRow="0" ns0:firstColumn="1" ns0:lastColumn="0" ns0:noHBand="0" ns0:noVBand="1"/>
      </ns0:tblPr>
      <ns0:tblGrid>
        <ns0:gridCol ns0:w="9016"/>
      </ns0:tblGrid>
      <ns0:tr ns0:rsidR="00E01541" ns0:rsidTr="00F4688C" w14:paraId="0085A5A6" w14:textId="77777777">
        <ns0:trPr>
          <ns0:trHeight ns0:val="354"/>
        </ns0:trPr>
        <ns0:tc>
          <ns0:tcPr>
            <ns0:tcW ns0:w="9016" ns0:type="dxa"/>
            <ns0:shd ns0:val="clear" ns0:color="auto" ns0:fill="000000" ns0:themeFill="text1"/>
            <ns0:vAlign ns0:val="center"/>
          </ns0:tcPr>
          <w:p w14:paraId="7D109734" w:rsidR="00E01541">
            <w:pPr>
              <w:pStyle w:val="CXI_6a6ccf20_Normal"/>
              <ns0:widowControl ns0:val="0"/>
              <ns0:ind ns0:right="6"/>
              <ns0:rPr>
                <ns0:rFonts ns0:ascii="Arial" ns0:hAnsi="Arial" ns0:cs="Arial"/>
                <ns0:b/>
                <ns0:bCs/>
                <ns0:lang ns0:val="en-US"/>
              </ns0:rPr>
            </w:pPr>
            <w:r>
              <w:rPr>
                <w:b/>
                <ns0:rFonts xmlns:ns0="http://schemas.openxmlformats.org/wordprocessingml/2006/main" ns0:ascii="Arial" ns0:hAnsi="Arial" ns0:cs="Arial"/>
                <ns0:bCs xmlns:ns0="http://schemas.openxmlformats.org/wordprocessingml/2006/main"/>
                <ns0:lang xmlns:ns0="http://schemas.openxmlformats.org/wordprocessingml/2006/main" ns0:val="en-US"/>
              </w:rPr>
              <w:t xml:space="preserve">SCHEDULE </w:t>
            </w:r>
            <w:r>
              <w:rPr>
                <w:b/>
                <ns0:rFonts xmlns:ns0="http://schemas.openxmlformats.org/wordprocessingml/2006/main" ns0:ascii="Arial" ns0:hAnsi="Arial" ns0:cs="Arial"/>
                <ns0:bCs xmlns:ns0="http://schemas.openxmlformats.org/wordprocessingml/2006/main"/>
                <ns0:lang xmlns:ns0="http://schemas.openxmlformats.org/wordprocessingml/2006/main" ns0:val="en-US"/>
              </w:rPr>
              <w:t>I</w:t>
            </w:r>
            <w:r>
              <w:rPr>
                <w:b/>
                <ns0:rFonts xmlns:ns0="http://schemas.openxmlformats.org/wordprocessingml/2006/main" ns0:ascii="Arial" ns0:hAnsi="Arial" ns0:cs="Arial"/>
                <ns0:bCs xmlns:ns0="http://schemas.openxmlformats.org/wordprocessingml/2006/main"/>
                <ns0:lang xmlns:ns0="http://schemas.openxmlformats.org/wordprocessingml/2006/main" ns0:val="en-US"/>
              </w:rPr>
              <w:t xml:space="preserve">II: APPROVED SUBPROCESSORS</w:t>
            </w:r>
          </w:p>
        </ns0:tc>
      </ns0:tr>
    </ns0:tbl>
    <w:p xmlns:ns0="http://schemas.openxmlformats.org/wordprocessingml/2006/main" w14:paraId="2230793E" w:rsidR="00E01541">
      <w:pPr>
        <w:pStyle w:val="CXI_6a6ccf20_Normal"/>
        <ns0:widowControl ns0:val="0"/>
        <ns0:spacing ns0:after="0"/>
        <ns0:ind ns0:right="6"/>
        <ns0:rPr>
          <ns0:b/>
          <ns0:lang ns0:val="en-US"/>
        </ns0:rPr>
      </w:pPr>
    </w:p>
    <w:p xmlns:ns0="http://schemas.openxmlformats.org/wordprocessingml/2006/main" w14:paraId="38A8123F" w:rsidR="00E01541">
      <w:pPr>
        <w:pStyle w:val="CXI_6a6ccf20_Normal"/>
        <ns0:widowControl ns0:val="0"/>
        <ns0:spacing ns0:after="0"/>
        <ns0:ind ns0:right="6"/>
        <ns0:jc ns0:val="both"/>
        <ns0:rPr>
          <ns0:rFonts ns0:ascii="Arial" ns0:hAnsi="Arial" ns0:cs="Arial"/>
          <ns0:sz ns0:val="20"/>
          <ns0:szCs ns0:val="20"/>
          <ns0:lang ns0:val="en-US"/>
        </ns0:rPr>
      </w:pPr>
      <w:r>
        <w:rPr>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w:rPr>
        <w:t xml:space="preserve">Within the framework of compliance with the contractual obligations, the processor shall be entitled to use the following </w:t>
      </w:r>
      <w:r>
        <w:rPr>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w:rPr>
        <w:t xml:space="preserve">Sub processors</w:t>
      </w:r>
      <w:r>
        <w:rPr>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w:rPr>
        <w:t>:</w:t>
      </w:r>
    </w:p>
    <w:p xmlns:ns0="http://schemas.openxmlformats.org/wordprocessingml/2006/main" w14:paraId="22D0CE3F" w:rsidR="00E01541">
      <w:pPr>
        <w:pStyle w:val="CXI_6a6ccf20_Normal"/>
        <ns0:widowControl ns0:val="0"/>
        <ns0:spacing ns0:after="0"/>
        <ns0:ind ns0:right="6"/>
        <ns0:jc ns0:val="both"/>
        <ns0:rPr>
          <ns0:rFonts ns0:ascii="Arial" ns0:hAnsi="Arial" ns0:cs="Arial"/>
          <ns0:sz ns0:val="20"/>
          <ns0:szCs ns0:val="20"/>
          <ns0:lang ns0:val="en-US"/>
        </ns0:rPr>
      </w:pPr>
    </w:p>
    <ns0:tbl xmlns:w14="http://schemas.microsoft.com/office/word/2010/wordml" xmlns:ns0="http://schemas.openxmlformats.org/wordprocessingml/2006/main">
      <ns0:tblPr>
        <ns0:tblStyle ns0:val="CXI_6a6ccf20_TableNormal"/>
        <ns0:tblW ns0:w="11194" ns0:type="dxa"/>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fixed"/>
        <ns0:tblLook ns0:val="04A0" ns0:firstRow="1" ns0:lastRow="0" ns0:firstColumn="1" ns0:lastColumn="0" ns0:noHBand="0" ns0:noVBand="1"/>
      </ns0:tblPr>
      <ns0:tblGrid>
        <ns0:gridCol ns0:w="421"/>
        <ns0:gridCol ns0:w="850"/>
        <ns0:gridCol ns0:w="1276"/>
        <ns0:gridCol ns0:w="1984"/>
        <ns0:gridCol ns0:w="2034"/>
        <ns0:gridCol ns0:w="2160"/>
        <ns0:gridCol ns0:w="2469"/>
      </ns0:tblGrid>
      <ns0:tr ns0:rsidRPr="00EB20C2" ns0:rsidR="00D652C2" ns0:rsidTr="00303485" w14:paraId="52184D7A" w14:textId="525E24E9">
        <ns0:trPr/>
        <ns0:tc>
          <ns0:tcPr>
            <ns0:tcW ns0:w="421" ns0:type="dxa"/>
            <ns0:shd ns0:val="clear" ns0:color="auto" ns0:fill="D9D9D9" ns0:themeFill="background1" ns0:themeFillShade="D9"/>
          </ns0:tcPr>
          <w:p w14:paraId="3F851077" w:rsidR="00D652C2">
            <w:pPr>
              <w:pStyle w:val="CXI_6a6ccf20_Normal"/>
              <ns0:widowControl ns0:val="0"/>
              <ns0:spacing ns0:after="0"/>
              <ns0:ind ns0:right="6"/>
              <ns0:jc ns0:val="center"/>
              <ns0:rPr>
                <ns0:rFonts ns0:ascii="Arial" ns0:hAnsi="Arial" ns0:cs="Arial"/>
                <ns0:b/>
                <ns0:bCs/>
                <ns0:sz ns0:val="20"/>
                <ns0:szCs ns0:val="20"/>
                <ns0:lang ns0:val="en-US"/>
              </ns0:rPr>
            </w:pPr>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w:t>
            </w:r>
          </w:p>
        </ns0:tc>
        <ns0:tc>
          <ns0:tcPr>
            <ns0:tcW ns0:w="850" ns0:type="dxa"/>
            <ns0:shd ns0:val="clear" ns0:color="auto" ns0:fill="D9D9D9" ns0:themeFill="background1" ns0:themeFillShade="D9"/>
          </ns0:tcPr>
          <w:p w14:paraId="6ED58D4E" w:rsidR="00D652C2">
            <w:pPr>
              <w:pStyle w:val="CXI_6a6ccf20_Normal"/>
              <ns0:widowControl ns0:val="0"/>
              <ns0:spacing ns0:after="0"/>
              <ns0:ind ns0:right="6"/>
              <ns0:jc ns0:val="center"/>
              <ns0:rPr>
                <ns0:rFonts ns0:ascii="Arial" ns0:hAnsi="Arial" ns0:cs="Arial"/>
                <ns0:b/>
                <ns0:bCs/>
                <ns0:sz ns0:val="20"/>
                <ns0:szCs ns0:val="20"/>
                <ns0:lang ns0:val="en-US"/>
              </ns0:rPr>
            </w:pPr>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Name</w:t>
            </w:r>
          </w:p>
        </ns0:tc>
        <ns0:tc>
          <ns0:tcPr>
            <ns0:tcW ns0:w="1276" ns0:type="dxa"/>
            <ns0:shd ns0:val="clear" ns0:color="auto" ns0:fill="D9D9D9" ns0:themeFill="background1" ns0:themeFillShade="D9"/>
          </ns0:tcPr>
          <w:p w14:paraId="141B0A61" w:rsidR="00D652C2">
            <w:pPr>
              <w:pStyle w:val="CXI_6a6ccf20_Normal"/>
              <ns0:widowControl ns0:val="0"/>
              <ns0:spacing ns0:after="0"/>
              <ns0:ind ns0:right="6"/>
              <ns0:jc ns0:val="center"/>
              <ns0:rPr>
                <ns0:rFonts ns0:ascii="Arial" ns0:hAnsi="Arial" ns0:cs="Arial"/>
                <ns0:b/>
                <ns0:bCs/>
                <ns0:sz ns0:val="20"/>
                <ns0:szCs ns0:val="20"/>
                <ns0:lang ns0:val="en-US"/>
              </ns0:rPr>
            </w:pPr>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Address</w:t>
            </w:r>
          </w:p>
        </ns0:tc>
        <ns0:tc>
          <ns0:tcPr>
            <ns0:tcW ns0:w="1984" ns0:type="dxa"/>
            <ns0:shd ns0:val="clear" ns0:color="auto" ns0:fill="D9D9D9" ns0:themeFill="background1" ns0:themeFillShade="D9"/>
          </ns0:tcPr>
          <w:p w14:paraId="2BF63F31" w:rsidR="00D652C2">
            <w:pPr>
              <w:pStyle w:val="CXI_6a6ccf20_Normal"/>
              <ns0:widowControl ns0:val="0"/>
              <ns0:spacing ns0:after="0"/>
              <ns0:ind ns0:right="6"/>
              <ns0:jc ns0:val="center"/>
              <ns0:rPr>
                <ns0:rFonts ns0:ascii="Arial" ns0:hAnsi="Arial" ns0:cs="Arial"/>
                <ns0:b/>
                <ns0:bCs/>
                <ns0:sz ns0:val="20"/>
                <ns0:szCs ns0:val="20"/>
                <ns0:lang ns0:val="en-US"/>
              </ns0:rPr>
            </w:pPr>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 xml:space="preserve">Contact person’s name, position and contact details</w:t>
            </w:r>
          </w:p>
        </ns0:tc>
        <ns0:tc>
          <ns0:tcPr>
            <ns0:tcW ns0:w="2034" ns0:type="dxa"/>
            <ns0:shd ns0:val="clear" ns0:color="auto" ns0:fill="D9D9D9" ns0:themeFill="background1" ns0:themeFillShade="D9"/>
          </ns0:tcPr>
          <w:p w14:paraId="4A8A48C9" w:rsidR="00D652C2">
            <w:pPr>
              <w:pStyle w:val="CXI_6a6ccf20_Normal"/>
              <ns0:widowControl ns0:val="0"/>
              <ns0:spacing ns0:after="0"/>
              <ns0:ind ns0:right="6"/>
              <ns0:jc ns0:val="center"/>
              <ns0:rPr>
                <ns0:rFonts ns0:ascii="Arial" ns0:hAnsi="Arial" ns0:cs="Arial"/>
                <ns0:b/>
                <ns0:bCs/>
                <ns0:sz ns0:val="20"/>
                <ns0:szCs ns0:val="20"/>
                <ns0:lang ns0:val="en-US"/>
              </ns0:rPr>
            </w:pPr>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 xml:space="preserve">Area of use</w:t>
            </w:r>
          </w:p>
        </ns0:tc>
        <ns0:tc>
          <ns0:tcPr>
            <ns0:tcW ns0:w="2160" ns0:type="dxa"/>
            <ns0:shd ns0:val="clear" ns0:color="auto" ns0:fill="D9D9D9" ns0:themeFill="background1" ns0:themeFillShade="D9"/>
          </ns0:tcPr>
          <w:p w14:paraId="119ACEA4" w:rsidR="00D652C2">
            <w:pPr>
              <w:pStyle w:val="CXI_6a6ccf20_Normal"/>
              <ns0:widowControl ns0:val="0"/>
              <ns0:spacing ns0:after="0"/>
              <ns0:ind ns0:right="6"/>
              <ns0:jc ns0:val="center"/>
              <ns0:rPr>
                <ns0:rFonts ns0:ascii="Arial" ns0:hAnsi="Arial" ns0:cs="Arial"/>
                <ns0:b/>
                <ns0:bCs/>
                <ns0:sz ns0:val="20"/>
                <ns0:szCs ns0:val="20"/>
                <ns0:lang ns0:val="en-US"/>
              </ns0:rPr>
            </w:pPr>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 xml:space="preserve">Description of processing</w:t>
            </w:r>
          </w:p>
        </ns0:tc>
        <ns0:tc>
          <ns0:tcPr>
            <ns0:tcW ns0:w="2469" ns0:type="dxa"/>
            <ns0:shd ns0:val="clear" ns0:color="auto" ns0:fill="D9D9D9" ns0:themeFill="background1" ns0:themeFillShade="D9"/>
          </ns0:tcPr>
          <w:p w14:paraId="00BAD305" w:rsidR="00D652C2">
            <w:pPr>
              <w:pStyle w:val="CXI_6a6ccf20_Normal"/>
              <ns0:widowControl ns0:val="0"/>
              <ns0:spacing ns0:after="0"/>
              <ns0:ind ns0:right="6"/>
              <ns0:jc ns0:val="center"/>
              <ns0:rPr>
                <ns0:rFonts ns0:ascii="Arial" ns0:hAnsi="Arial" ns0:cs="Arial"/>
                <ns0:b/>
                <ns0:bCs/>
                <ns0:sz ns0:val="20"/>
                <ns0:szCs ns0:val="20"/>
                <ns0:lang ns0:val="en-US"/>
              </ns0:rPr>
            </w:pPr>
            <w:r>
              <w:rPr>
                <w:b/>
                <ns0:rFonts xmlns:ns0="http://schemas.openxmlformats.org/wordprocessingml/2006/main" ns0:ascii="Arial" ns0:hAnsi="Arial" ns0:cs="Arial"/>
                <ns0:b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w:rPr>
              <w:t xml:space="preserve">Location of the processing</w:t>
            </w:r>
          </w:p>
        </ns0:tc>
      </ns0:tr>
      <ns0:tr ns0:rsidRPr="00EB20C2" ns0:rsidR="00D652C2" ns0:rsidTr="00303485" w14:paraId="42FFFAF1" w14:textId="29CA6197">
        <ns0:trPr/>
        <ns0:tc>
          <ns0:tcPr>
            <ns0:tcW ns0:w="421" ns0:type="dxa"/>
          </ns0:tcPr>
          <w:p w14:paraId="096122A8" w:rsidR="00D652C2">
            <w:pPr>
              <w:pStyle w:val="CXI_6a6ccf20_Normal"/>
              <ns0:widowControl ns0:val="0"/>
              <ns0:spacing ns0:after="0"/>
              <ns0:ind ns0:right="6"/>
              <ns0:jc ns0:val="both"/>
              <ns0:rPr>
                <ns0:rFonts ns0:ascii="Arial" ns0:hAnsi="Arial" ns0:cs="Arial"/>
                <ns0:sz ns0:val="20"/>
                <ns0:szCs ns0:val="20"/>
                <ns0:lang ns0:val="en-US"/>
              </ns0:rPr>
            </w:pPr>
            <w:r>
              <w:rPr>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w:rPr>
              <w:t>1</w:t>
            </w:r>
          </w:p>
        </ns0:tc>
        <ns0:tc>
          <ns0:tcPr>
            <ns0:tcW ns0:w="850" ns0:type="dxa"/>
          </ns0:tcPr>
          <w:p w14:paraId="6E7B38A2" w:rsidR="00D652C2">
            <w:pPr>
              <w:pStyle w:val="CXI_6a6ccf20_Normal"/>
              <ns0:widowControl ns0:val="0"/>
              <ns0:spacing ns0:after="0"/>
              <ns0:ind ns0:right="6"/>
              <ns0:jc ns0:val="both"/>
              <ns0:rPr>
                <ns0:rFonts ns0:ascii="Arial" ns0:hAnsi="Arial" ns0:cs="Arial"/>
                <ns0:sz ns0:val="20"/>
                <ns0:szCs ns0:val="20"/>
                <ns0:lang ns0:val="en-US"/>
              </ns0:rPr>
            </w:pPr>
          </w:p>
        </ns0:tc>
        <ns0:tc>
          <ns0:tcPr>
            <ns0:tcW ns0:w="1276" ns0:type="dxa"/>
          </ns0:tcPr>
          <w:p w14:paraId="362FD188" w:rsidR="00D652C2">
            <w:pPr>
              <w:pStyle w:val="CXI_6a6ccf20_Normal"/>
              <ns0:widowControl ns0:val="0"/>
              <ns0:spacing ns0:after="0"/>
              <ns0:ind ns0:right="6"/>
              <ns0:jc ns0:val="both"/>
              <ns0:rPr>
                <ns0:rFonts ns0:ascii="Arial" ns0:hAnsi="Arial" ns0:cs="Arial"/>
                <ns0:i/>
                <ns0:iCs/>
                <ns0:sz ns0:val="20"/>
                <ns0:szCs ns0:val="20"/>
                <ns0:lang ns0:val="en-US"/>
              </ns0:rPr>
            </w:pPr>
          </w:p>
        </ns0:tc>
        <ns0:tc>
          <ns0:tcPr>
            <ns0:tcW ns0:w="1984" ns0:type="dxa"/>
          </ns0:tcPr>
          <w:p w14:paraId="41F7D09F" w:rsidR="00D652C2">
            <w:pPr>
              <w:pStyle w:val="CXI_6a6ccf20_Normal"/>
              <ns0:widowControl ns0:val="0"/>
              <ns0:spacing ns0:after="0"/>
              <ns0:ind ns0:right="6"/>
              <ns0:jc ns0:val="both"/>
              <ns0:rPr>
                <ns0:rFonts ns0:ascii="Arial" ns0:hAnsi="Arial" ns0:cs="Arial"/>
                <ns0:i/>
                <ns0:iCs/>
                <ns0:sz ns0:val="20"/>
                <ns0:szCs ns0:val="20"/>
                <ns0:lang ns0:val="en-US"/>
              </ns0:rPr>
            </w:pPr>
          </w:p>
        </ns0:tc>
        <ns0:tc>
          <ns0:tcPr>
            <ns0:tcW ns0:w="2034" ns0:type="dxa"/>
          </ns0:tcPr>
          <w:p w14:paraId="7C9BE1EC" w:rsidR="00D652C2">
            <w:pPr>
              <w:pStyle w:val="CXI_6a6ccf20_Normal"/>
              <ns0:widowControl ns0:val="0"/>
              <ns0:spacing ns0:after="0"/>
              <ns0:ind ns0:right="6"/>
              <ns0:jc ns0:val="both"/>
              <ns0:rPr>
                <ns0:rFonts ns0:ascii="Arial" ns0:hAnsi="Arial" ns0:cs="Arial"/>
                <ns0:i/>
                <ns0:iCs/>
                <ns0:sz ns0:val="20"/>
                <ns0:szCs ns0:val="20"/>
                <ns0:lang ns0:val="en-US"/>
              </ns0:rPr>
            </w:pPr>
            <w:r>
              <w:rPr>
                <ns0:rFonts xmlns:ns0="http://schemas.openxmlformats.org/wordprocessingml/2006/main" ns0:ascii="Arial" ns0:hAnsi="Arial" ns0:cs="Arial"/>
                <w:i/>
                <ns0:sz xmlns:ns0="http://schemas.openxmlformats.org/wordprocessingml/2006/main" ns0:val="20"/>
                <ns0:szCs xmlns:ns0="http://schemas.openxmlformats.org/wordprocessingml/2006/main" ns0:val="20"/>
                <ns0:lang xmlns:ns0="http://schemas.openxmlformats.org/wordprocessingml/2006/main" ns0:val="en-US"/>
                <ns0:highlight xmlns:ns0="http://schemas.openxmlformats.org/wordprocessingml/2006/main" ns0:val="green"/>
              </w:rPr>
              <w:t xml:space="preserve">{{Subprocessor Processing Description}}</w:t>
            </w:r>
          </w:p>
        </ns0:tc>
        <ns0:tc>
          <ns0:tcPr>
            <ns0:tcW ns0:w="2160" ns0:type="dxa"/>
          </ns0:tcPr>
          <w:p w14:paraId="26A8E3A9" w:rsidR="00D652C2">
            <w:pPr>
              <w:pStyle w:val="CXI_6a6ccf20_Normal"/>
              <ns0:widowControl ns0:val="0"/>
              <ns0:spacing ns0:after="0"/>
              <ns0:ind ns0:right="6"/>
              <ns0:jc ns0:val="both"/>
              <ns0:rPr>
                <ns0:rFonts ns0:ascii="Arial" ns0:hAnsi="Arial" ns0:cs="Arial"/>
                <ns0:i/>
                <ns0:iCs/>
                <ns0:sz ns0:val="20"/>
                <ns0:szCs ns0:val="20"/>
                <ns0:lang ns0:val="en-US"/>
              </ns0:rPr>
            </w:pPr>
            <w:r>
              <w:rPr>
                <ns0:rFonts xmlns:ns0="http://schemas.openxmlformats.org/wordprocessingml/2006/main" ns0:ascii="Arial" ns0:hAnsi="Arial" ns0:cs="Arial"/>
                <w:i/>
                <ns0:i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ns0:highlight xmlns:ns0="http://schemas.openxmlformats.org/wordprocessingml/2006/main" ns0:val="green"/>
              </w:rPr>
              <w:t xml:space="preserve">{{Subprocessor Data Access Or Hosting}}</w:t>
            </w:r>
            <ns0:proofErr ns0:type="spellStart"/>
            <ns0:proofErr ns0:type="spellEnd"/>
          </w:p>
          <w:p w14:paraId="0535F8A0" w:rsidR="00D652C2">
            <w:pPr>
              <w:pStyle w:val="CXI_6a6ccf20_Normal"/>
              <ns0:widowControl ns0:val="0"/>
              <ns0:spacing ns0:after="0"/>
              <ns0:ind ns0:right="6"/>
              <ns0:jc ns0:val="both"/>
              <ns0:rPr>
                <ns0:rFonts ns0:ascii="Arial" ns0:hAnsi="Arial" ns0:cs="Arial"/>
                <ns0:i/>
                <ns0:iCs/>
                <ns0:sz ns0:val="20"/>
                <ns0:szCs ns0:val="20"/>
                <ns0:lang ns0:val="en-US"/>
              </ns0:rPr>
            </w:pPr>
          </w:p>
          <w:p w14:paraId="08388223" w:rsidR="00D652C2">
            <w:pPr>
              <w:pStyle w:val="CXI_6a6ccf20_Normal"/>
              <ns0:widowControl ns0:val="0"/>
              <ns0:spacing ns0:after="0"/>
              <ns0:ind ns0:right="6"/>
              <ns0:jc ns0:val="both"/>
              <ns0:rPr>
                <ns0:rFonts ns0:ascii="Arial" ns0:hAnsi="Arial" ns0:cs="Arial"/>
                <ns0:i/>
                <ns0:iCs/>
                <ns0:sz ns0:val="20"/>
                <ns0:szCs ns0:val="20"/>
                <ns0:lang ns0:val="en-US"/>
              </ns0:rPr>
            </w:pPr>
            <w:r>
              <w:rPr>
                <ns0:rFonts xmlns:ns0="http://schemas.openxmlformats.org/wordprocessingml/2006/main" ns0:ascii="Arial" ns0:hAnsi="Arial" ns0:cs="Arial"/>
                <w:i/>
                <ns0:iCs xmlns:ns0="http://schemas.openxmlformats.org/wordprocessingml/2006/main"/>
                <ns0:sz xmlns:ns0="http://schemas.openxmlformats.org/wordprocessingml/2006/main" ns0:val="20"/>
                <ns0:szCs xmlns:ns0="http://schemas.openxmlformats.org/wordprocessingml/2006/main" ns0:val="20"/>
                <ns0:lang xmlns:ns0="http://schemas.openxmlformats.org/wordprocessingml/2006/main" ns0:val="en-US"/>
                <ns0:highlight xmlns:ns0="http://schemas.openxmlformats.org/wordprocessingml/2006/main" ns0:val="green"/>
              </w:rPr>
              <w:t xml:space="preserve">{{Subprocessor Responsibility Allocation}}</w:t>
            </w:r>
          </w:p>
        </ns0:tc>
        <ns0:tc>
          <ns0:tcPr>
            <ns0:tcW ns0:w="2469" ns0:type="dxa"/>
          </ns0:tcPr>
          <w:p w14:paraId="540EB9F1" w:rsidR="00D652C2">
            <w:pPr>
              <w:pStyle w:val="CXI_6a6ccf20_Normal"/>
              <ns0:widowControl ns0:val="0"/>
              <ns0:spacing ns0:after="0"/>
              <ns0:ind ns0:right="6"/>
              <ns0:jc ns0:val="both"/>
              <ns0:rPr>
                <ns0:rFonts ns0:ascii="Arial" ns0:hAnsi="Arial" ns0:cs="Arial"/>
                <ns0:i/>
                <ns0:sz ns0:val="20"/>
                <ns0:szCs ns0:val="20"/>
                <ns0:lang ns0:val="en-US"/>
              </ns0:rPr>
            </w:pPr>
            <w:r>
              <w:rPr>
                <ns0:rFonts xmlns:ns0="http://schemas.openxmlformats.org/wordprocessingml/2006/main" ns0:ascii="Arial" ns0:hAnsi="Arial" ns0:cs="Arial"/>
                <w:i/>
                <ns0:sz xmlns:ns0="http://schemas.openxmlformats.org/wordprocessingml/2006/main" ns0:val="20"/>
                <ns0:szCs xmlns:ns0="http://schemas.openxmlformats.org/wordprocessingml/2006/main" ns0:val="20"/>
                <ns0:lang xmlns:ns0="http://schemas.openxmlformats.org/wordprocessingml/2006/main" ns0:val="en-US"/>
                <ns0:highlight xmlns:ns0="http://schemas.openxmlformats.org/wordprocessingml/2006/main" ns0:val="green"/>
              </w:rPr>
              <w:t xml:space="preserve">{{Subprocessor Processing Countries}}</w:t>
            </w:r>
          </w:p>
        </ns0:tc>
      </ns0:tr>
      <ns0:tr ns0:rsidRPr="00EB20C2" ns0:rsidR="00D652C2" ns0:rsidTr="00303485" w14:paraId="6EA9632B" w14:textId="1CA1482A">
        <ns0:trPr/>
        <ns0:tc>
          <ns0:tcPr>
            <ns0:tcW ns0:w="421" ns0:type="dxa"/>
          </ns0:tcPr>
          <w:p w14:paraId="714AC27E" w:rsidR="00D652C2">
            <w:pPr>
              <w:pStyle w:val="CXI_6a6ccf20_Normal"/>
              <ns0:widowControl ns0:val="0"/>
              <ns0:spacing ns0:after="0"/>
              <ns0:ind ns0:right="6"/>
              <ns0:jc ns0:val="both"/>
              <ns0:rPr>
                <ns0:rFonts ns0:ascii="Arial" ns0:hAnsi="Arial" ns0:cs="Arial"/>
                <ns0:sz ns0:val="20"/>
                <ns0:szCs ns0:val="20"/>
                <ns0:lang ns0:val="en-US"/>
              </ns0:rPr>
            </w:pPr>
            <w:r>
              <w:rPr>
                <ns0:rFonts xmlns:ns0="http://schemas.openxmlformats.org/wordprocessingml/2006/main" ns0:ascii="Arial" ns0:hAnsi="Arial" ns0:cs="Arial"/>
                <ns0:sz xmlns:ns0="http://schemas.openxmlformats.org/wordprocessingml/2006/main" ns0:val="20"/>
                <ns0:szCs xmlns:ns0="http://schemas.openxmlformats.org/wordprocessingml/2006/main" ns0:val="20"/>
                <ns0:lang xmlns:ns0="http://schemas.openxmlformats.org/wordprocessingml/2006/main" ns0:val="en-US"/>
              </w:rPr>
              <w:t>2</w:t>
            </w:r>
          </w:p>
        </ns0:tc>
        <ns0:tc>
          <ns0:tcPr>
            <ns0:tcW ns0:w="850" ns0:type="dxa"/>
          </ns0:tcPr>
          <w:p w14:paraId="5C145EE6" w:rsidR="00D652C2">
            <w:pPr>
              <w:pStyle w:val="CXI_6a6ccf20_Normal"/>
              <ns0:widowControl ns0:val="0"/>
              <ns0:spacing ns0:after="0"/>
              <ns0:ind ns0:right="6"/>
              <ns0:jc ns0:val="both"/>
              <ns0:rPr>
                <ns0:rFonts ns0:ascii="Arial" ns0:hAnsi="Arial" ns0:cs="Arial"/>
                <ns0:sz ns0:val="20"/>
                <ns0:szCs ns0:val="20"/>
                <ns0:lang ns0:val="en-US"/>
              </ns0:rPr>
            </w:pPr>
          </w:p>
        </ns0:tc>
        <ns0:tc>
          <ns0:tcPr>
            <ns0:tcW ns0:w="1276" ns0:type="dxa"/>
          </ns0:tcPr>
          <w:p w14:paraId="2A056A1E" w:rsidR="00D652C2">
            <w:pPr>
              <w:pStyle w:val="CXI_6a6ccf20_Normal"/>
              <ns0:widowControl ns0:val="0"/>
              <ns0:spacing ns0:after="0"/>
              <ns0:ind ns0:right="6"/>
              <ns0:jc ns0:val="both"/>
              <ns0:rPr>
                <ns0:rFonts ns0:ascii="Arial" ns0:hAnsi="Arial" ns0:cs="Arial"/>
                <ns0:sz ns0:val="20"/>
                <ns0:szCs ns0:val="20"/>
                <ns0:lang ns0:val="en-US"/>
              </ns0:rPr>
            </w:pPr>
          </w:p>
        </ns0:tc>
        <ns0:tc>
          <ns0:tcPr>
            <ns0:tcW ns0:w="1984" ns0:type="dxa"/>
          </ns0:tcPr>
          <w:p w14:paraId="59EAE73F" w:rsidR="00D652C2">
            <w:pPr>
              <w:pStyle w:val="CXI_6a6ccf20_Normal"/>
              <ns0:widowControl ns0:val="0"/>
              <ns0:spacing ns0:after="0"/>
              <ns0:ind ns0:right="6"/>
              <ns0:jc ns0:val="both"/>
              <ns0:rPr>
                <ns0:rFonts ns0:ascii="Arial" ns0:hAnsi="Arial" ns0:cs="Arial"/>
                <ns0:sz ns0:val="20"/>
                <ns0:szCs ns0:val="20"/>
                <ns0:lang ns0:val="en-US"/>
              </ns0:rPr>
            </w:pPr>
          </w:p>
        </ns0:tc>
        <ns0:tc>
          <ns0:tcPr>
            <ns0:tcW ns0:w="2034" ns0:type="dxa"/>
          </ns0:tcPr>
          <w:p w14:paraId="28AC70A9" w:rsidR="00D652C2">
            <w:pPr>
              <w:pStyle w:val="CXI_6a6ccf20_Normal"/>
              <ns0:widowControl ns0:val="0"/>
              <ns0:spacing ns0:after="0"/>
              <ns0:ind ns0:right="6"/>
              <ns0:jc ns0:val="both"/>
              <ns0:rPr>
                <ns0:rFonts ns0:ascii="Arial" ns0:hAnsi="Arial" ns0:cs="Arial"/>
                <ns0:sz ns0:val="20"/>
                <ns0:szCs ns0:val="20"/>
                <ns0:lang ns0:val="en-US"/>
              </ns0:rPr>
            </w:pPr>
          </w:p>
        </ns0:tc>
        <ns0:tc>
          <ns0:tcPr>
            <ns0:tcW ns0:w="2160" ns0:type="dxa"/>
          </ns0:tcPr>
          <w:p w14:paraId="1489729A" w:rsidR="00D652C2">
            <w:pPr>
              <w:pStyle w:val="CXI_6a6ccf20_Normal"/>
              <ns0:widowControl ns0:val="0"/>
              <ns0:spacing ns0:after="0"/>
              <ns0:ind ns0:right="6"/>
              <ns0:jc ns0:val="both"/>
              <ns0:rPr>
                <ns0:rFonts ns0:ascii="Arial" ns0:hAnsi="Arial" ns0:cs="Arial"/>
                <ns0:sz ns0:val="20"/>
                <ns0:szCs ns0:val="20"/>
                <ns0:lang ns0:val="en-US"/>
              </ns0:rPr>
            </w:pPr>
          </w:p>
        </ns0:tc>
        <ns0:tc>
          <ns0:tcPr>
            <ns0:tcW ns0:w="2469" ns0:type="dxa"/>
          </ns0:tcPr>
          <w:p w14:paraId="725A2216" w:rsidR="00D652C2">
            <w:pPr>
              <w:pStyle w:val="CXI_6a6ccf20_Normal"/>
              <ns0:widowControl ns0:val="0"/>
              <ns0:spacing ns0:after="0"/>
              <ns0:ind ns0:right="6"/>
              <ns0:jc ns0:val="both"/>
              <ns0:rPr>
                <ns0:rFonts ns0:ascii="Arial" ns0:hAnsi="Arial" ns0:cs="Arial"/>
                <ns0:i/>
                <ns0:sz ns0:val="20"/>
                <ns0:szCs ns0:val="20"/>
                <ns0:lang ns0:val="en-US"/>
              </ns0:rPr>
            </w:pPr>
          </w:p>
        </ns0:tc>
      </ns0:tr>
    </ns0:tbl>
    <w:p xmlns:ns0="http://schemas.openxmlformats.org/wordprocessingml/2006/main" w14:paraId="734E6BAB" w:rsidR="00E01541">
      <w:pPr>
        <w:pStyle w:val="CXI_6a6ccf20_Normal"/>
        <ns0:rPr>
          <ns0:rFonts ns0:ascii="Arial" ns0:hAnsi="Arial" ns0:cs="Arial"/>
          <ns0:sz ns0:val="20"/>
          <ns0:szCs ns0:val="20"/>
        </ns0:rPr>
      </w:pPr>
    </w:p>
    <w:p xmlns:ns0="http://schemas.openxmlformats.org/wordprocessingml/2006/main" w14:paraId="178C511E" w:rsidR="009151E4">
      <w:pPr>
        <w:pStyle w:val="CXI_6a6ccf20_Normal"/>
        <ns0:rPr>
          <ns0:rFonts ns0:ascii="Arial" ns0:hAnsi="Arial" ns0:cs="Arial"/>
          <ns0:sz ns0:val="20"/>
          <ns0:szCs ns0:val="20"/>
        </ns0:rPr>
      </w:pPr>
    </w:p>
    <w:p w14:paraId="2349F7A5" w:rsidR="00A81AA8">
      <w:r>
        <w:br w:type="page"/>
      </w:r>
    </w:p>
    <ns0:sectPr xmlns:ns0="http://schemas.openxmlformats.org/wordprocessingml/2006/main" ns0:rsidR="009151E4" ns0:rsidSect="00303485">
      <ns0:pgSz ns0:w="16838" ns0:h="11906" ns0:orient="landscape"/>
      <ns0:pgMar ns0:top="1440" ns0:right="1418" ns0:bottom="1440" ns0:left="1440" ns0:header="142" ns0:footer="708" ns0:gutter="0"/>
      <ns0:paperSrc ns0:first="11" ns0:other="11"/>
      <ns0:cols ns0:space="708"/>
      <ns0:formProt ns0:val="0"/>
      <ns0:docGrid ns0:linePitch="360"/>
      <ns0:sectPrChange ns0:id="2099139558" ns0:author="Reviewer A" ns0:date="2026-10-13T15:40:00Z">
        <ns0:sectPr>
          <ns0:footerReference xmlns:r="http://schemas.openxmlformats.org/officeDocument/2006/relationships" ns0:type="default" r:id="rId13"/>
          <ns0:headerReference xmlns:r="http://schemas.openxmlformats.org/officeDocument/2006/relationships" ns0:type="default" r:id="rId16"/>
          <ns0:pgSz ns0:w="12240" ns0:h="15840"/>
          <ns0:pgMar ns0:top="720" ns0:right="726" ns0:bottom="450" ns0:left="1140" ns0:header="720" ns0:footer="720" ns0:gutter="0"/>
          <ns0:cols ns0:space="720"/>
          <ns0:docGrid ns0:linePitch="360"/>
        </ns0:sectPr>
      </ns0:sectPrChange>
    </ns0:sectPr>
  </w:body>
</w:document>
</file>

<file path=word/cxi_6a6ccf20_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8B071" w:rsidR="002D14F5">
    <w:pPr>
      <w:pStyle w:val="CXI_6a6ccf20_Footer"/>
      <w:framePr w:wrap="around" w:hAnchor="margin" w:vAnchor="text" w:xAlign="center" w:y="1"/>
      <w:rPr>
        <w:rStyle w:val="CXI_6a6ccf20_PageNumber"/>
        <w:rFonts w:ascii="Arial" w:hAnsi="Arial" w:cs="Arial"/>
        <w:sz w:val="16"/>
        <w:szCs w:val="16"/>
      </w:rPr>
    </w:pPr>
    <w:r>
      <w:rPr>
        <w:rFonts w:ascii="Arial" w:hAnsi="Arial" w:cs="Arial"/>
        <w:sz w:val="16"/>
        <w:szCs w:val="16"/>
        <w:rStyle w:val="CXI_6a6ccf20_PageNumber"/>
      </w:rPr>
      <w:fldChar w:fldCharType="begin"/>
    </w:r>
    <w:r>
      <w:rPr>
        <w:rFonts w:ascii="Arial" w:hAnsi="Arial" w:cs="Arial"/>
        <w:sz w:val="16"/>
        <w:szCs w:val="16"/>
        <w:rStyle w:val="CXI_6a6ccf20_PageNumber"/>
      </w:rPr>
      <w:instrText xml:space="preserve">PAGE  </w:instrText>
    </w:r>
    <w:r>
      <w:rPr>
        <w:rFonts w:ascii="Arial" w:hAnsi="Arial" w:cs="Arial"/>
        <w:sz w:val="16"/>
        <w:szCs w:val="16"/>
        <w:rStyle w:val="CXI_6a6ccf20_PageNumber"/>
      </w:rPr>
      <w:fldChar w:fldCharType="separate"/>
    </w:r>
    <w:r>
      <w:rPr>
        <w:rFonts w:ascii="Arial" w:hAnsi="Arial" w:cs="Arial"/>
        <w:sz w:val="16"/>
        <w:szCs w:val="16"/>
        <w:noProof/>
        <w:rStyle w:val="CXI_6a6ccf20_PageNumber"/>
      </w:rPr>
      <w:t>4</w:t>
    </w:r>
    <w:r>
      <w:rPr>
        <w:rFonts w:ascii="Arial" w:hAnsi="Arial" w:cs="Arial"/>
        <w:sz w:val="16"/>
        <w:szCs w:val="16"/>
        <w:rStyle w:val="CXI_6a6ccf20_PageNumber"/>
      </w:rPr>
      <w:fldChar w:fldCharType="end"/>
    </w:r>
  </w:p>
  <w:p w14:paraId="7FA59658" w:rsidR="002D14F5">
    <w:pPr>
      <w:pStyle w:val="CXI_6a6ccf20_Footer"/>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DOCPROPERTY DOCXDOCID DMS=FileSystem Format=&lt;&lt;NAME&gt;&gt; DATE PRESERVELOCATION \* MERGEFORMAT </w:instrText>
    </w:r>
    <w:r>
      <w:rPr>
        <w:rFonts w:ascii="Arial" w:hAnsi="Arial" w:cs="Arial"/>
        <w:sz w:val="16"/>
        <w:szCs w:val="16"/>
      </w:rPr>
      <w:fldChar w:fldCharType="separate"/>
    </w:r>
    <w:r>
      <w:rPr>
        <w:rFonts w:ascii="Arial" w:hAnsi="Arial" w:cs="Arial"/>
        <w:sz w:val="16"/>
        <w:szCs w:val="16"/>
      </w:rPr>
      <w:t xml:space="preserve">ENG_TEMPLATE Data Processing Agreement (08-2021) _Final (6) (LAWCO - 2022.02.28) - 28/02/2022 15:01:58</w:t>
    </w:r>
    <w:r>
      <w:rPr>
        <w:rFonts w:ascii="Arial" w:hAnsi="Arial" w:cs="Arial"/>
        <w:sz w:val="16"/>
        <w:szCs w:val="16"/>
      </w:rPr>
      <w:fldChar w:fldCharType="end"/>
    </w:r>
  </w:p>
</w:ftr>
</file>

<file path=word/cxi_6a6ccf20_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14:paraId="26CBC99B" w:rsidR="002D14F5">
    <w:pPr>
      <w:pStyle w:val="CXI_6a6ccf20_Footer"/>
      <w:jc w:val="center"/>
      <w:rPr>
        <w:rFonts w:ascii="Arial" w:hAnsi="Arial" w:cs="Arial"/>
        <w:sz w:val="16"/>
        <w:szCs w:val="16"/>
      </w:rPr>
    </w:pPr>
    <w:r>
      <w:rPr>
        <w:rFonts w:ascii="Arial" w:hAnsi="Arial" w:cs="Arial"/>
        <w:sz w:val="16"/>
        <w:szCs w:val="16"/>
        <w:noProof/>
      </w:rPr>
      <mc:AlternateContent>
        <mc:Choice Requires="wps">
          <w:drawing>
            <wp:anchor distT="0" distB="0" distL="114300" distR="114300" simplePos="0" relativeHeight="251658240" behindDoc="0" locked="0" layoutInCell="0" allowOverlap="1" wp14:anchorId="67A49287" wp14:editId="01E061DA">
              <wp:simplePos x="0" y="0"/>
              <wp:positionH relativeFrom="page">
                <wp:align>center</wp:align>
              </wp:positionH>
              <wp:positionV relativeFrom="page">
                <wp:align>bottom</wp:align>
              </wp:positionV>
              <wp:extent cx="7772400" cy="463550"/>
              <wp:effectExtent l="0" t="0" r="0" b="12700"/>
              <wp:wrapNone/>
              <wp:docPr id="2" name="MSIPCMf7884ea397df120a2b54b8f3" descr="{&quot;HashCode&quot;:1455167957,&quot;Height&quot;:9999999.0,&quot;Width&quot;:9999999.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635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4C20EB" w:rsidR="002D14F5" w:rsidP="004C20EB" w:rsidRDefault="004C20EB" w14:paraId="30E8CAB6" w14:textId="750958A6">
                          <w:pPr>
                            <w:pStyle w:val="CXI_6a6ccf20_Normal"/>
                            <w:spacing w:after="0"/>
                            <w:jc w:val="center"/>
                            <w:rPr>
                              <w:rFonts w:ascii="Calibri" w:hAnsi="Calibri" w:cs="Calibri"/>
                              <w:color w:val="000000"/>
                              <w:sz w:val="20"/>
                            </w:rPr>
                          </w:pPr>
                          <w:r w:rsidRPr="004C20EB">
                            <w:rPr>
                              <w:rFonts w:ascii="Calibri" w:hAnsi="Calibri" w:cs="Calibri"/>
                              <w:color w:val="000000"/>
                              <w:sz w:val="20"/>
                            </w:rPr>
                            <w:t>Classification - Internal</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anchor>
          </w:drawing>
        </mc:Choice>
        <mc:Fallback xmlns:a14="http://schemas.microsoft.com/office/drawing/2010/main" xmlns:a="http://schemas.openxmlformats.org/drawingml/2006/main">
          <w:pict w14:anchorId="22B31ECD">
            <v:shapetype id="_x0000_t202" coordsize="21600,21600" o:spt="202" path="m,l,21600r21600,l21600,xe" w14:anchorId="67A49287">
              <v:stroke joinstyle="miter"/>
              <v:path gradientshapeok="t" o:connecttype="rect"/>
            </v:shapetype>
            <v:shape id="MSIPCMf7884ea397df120a2b54b8f3" style="position:absolute;left:0;text-align:left;margin-left:0;margin-top:0;width:612pt;height:36.5pt;z-index:251658240;visibility:visible;mso-wrap-style:square;mso-wrap-distance-left:9pt;mso-wrap-distance-top:0;mso-wrap-distance-right:9pt;mso-wrap-distance-bottom:0;mso-position-horizontal:center;mso-position-horizontal-relative:page;mso-position-vertical:bottom;mso-position-vertical-relative:page;v-text-anchor:middle" alt="{&quot;HashCode&quot;:1455167957,&quot;Height&quot;:9999999.0,&quot;Width&quot;:9999999.0,&quot;Placement&quot;:&quot;Foot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">
              <v:textbox inset=",0,,0">
                <w:txbxContent>
                  <w:p w:rsidRPr="004C20EB" w:rsidR="002D14F5" w:rsidP="004C20EB" w:rsidRDefault="004C20EB" w14:paraId="69F2B060" w14:textId="750958A6">
                    <w:pPr>
                      <w:pStyle w:val="CXI_6a6ccf20_Normal"/>
                      <w:spacing w:after="0"/>
                      <w:jc w:val="center"/>
                      <w:rPr>
                        <w:rFonts w:ascii="Calibri" w:hAnsi="Calibri" w:cs="Calibri"/>
                        <w:color w:val="000000"/>
                        <w:sz w:val="20"/>
                      </w:rPr>
                    </w:pPr>
                    <w:r w:rsidRPr="004C20EB">
                      <w:rPr>
                        <w:rFonts w:ascii="Calibri" w:hAnsi="Calibri" w:cs="Calibri"/>
                        <w:color w:val="000000"/>
                        <w:sz w:val="20"/>
                      </w:rPr>
                      <w:t>Classification - Internal</w:t>
                    </w:r>
                  </w:p>
                </w:txbxContent>
              </v:textbox>
              <w10:wrap anchorx="page" anchory="page"/>
            </v:shape>
          </w:pict>
        </mc:Fallback>
      </mc:AlternateContent>
    </w:r>
    <w:r>
      <w:rPr>
        <w:rFonts w:ascii="Arial" w:hAnsi="Arial" w:cs="Arial"/>
        <w:sz w:val="16"/>
        <w:szCs w:val="16"/>
      </w:rPr>
      <w:fldChar w:fldCharType="begin"/>
    </w:r>
    <w:r>
      <w:rPr>
        <w:rFonts w:ascii="Arial" w:hAnsi="Arial" w:cs="Arial"/>
        <w:sz w:val="16"/>
        <w:szCs w:val="16"/>
      </w:rPr>
      <w:instrText xml:space="preserve"> PAGE   \* MERGEFORMAT </w:instrText>
    </w:r>
    <w:r>
      <w:rPr>
        <w:rFonts w:ascii="Arial" w:hAnsi="Arial" w:cs="Arial"/>
        <w:sz w:val="16"/>
        <w:szCs w:val="16"/>
      </w:rPr>
      <w:fldChar w:fldCharType="separate"/>
    </w:r>
    <w:r>
      <w:rPr>
        <w:rFonts w:ascii="Arial" w:hAnsi="Arial" w:cs="Arial"/>
        <w:sz w:val="16"/>
        <w:szCs w:val="16"/>
        <w:noProof/>
      </w:rPr>
      <w:t xml:space="preserve">- 2 -</w:t>
    </w:r>
    <w:r>
      <w:rPr>
        <w:rFonts w:ascii="Arial" w:hAnsi="Arial" w:cs="Arial"/>
        <w:sz w:val="16"/>
        <w:szCs w:val="16"/>
        <w:noProof/>
      </w:rPr>
      <w:fldChar w:fldCharType="end"/>
    </w:r>
  </w:p>
  <w:p w14:paraId="1648F6FF" w:rsidR="002D14F5">
    <w:pPr>
      <w:pStyle w:val="CXI_6a6ccf20_Footer"/>
      <w:rPr>
        <w:rFonts w:ascii="Arial" w:hAnsi="Arial" w:cs="Arial"/>
        <w:sz w:val="16"/>
        <w:szCs w:val="16"/>
      </w:rPr>
    </w:pPr>
  </w:p>
</w:ftr>
</file>

<file path=word/cxi_6a6ccf20_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CED5" w:rsidR="002D14F5">
    <w:pPr>
      <w:pStyle w:val="CXI_6a6ccf20_Footer"/>
    </w:pPr>
    <w:r>
      <w:fldChar w:fldCharType="begin"/>
    </w:r>
    <w:r>
      <w:instrText>DOCPROPERTY DOCXDOCID DMS=FileSystem Format=&lt;&lt;NAME&gt;&gt; DATE PRESERVELOCATION \* MERGEFORMAT</w:instrText>
    </w:r>
    <w:r>
      <w:fldChar w:fldCharType="separate"/>
    </w:r>
    <w:r>
      <w:t xml:space="preserve">ENG_TEMPLATE Data Processing Agreement (08-2021) _Final (6) (LAWCO - 2022.02.28) - 28/02/2022 15:01:58</w:t>
    </w:r>
    <w:r>
      <w:fldChar w:fldCharType="end"/>
    </w:r>
  </w:p>
</w:ftr>
</file>

<file path=word/cxi_6a6ccf20_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14:paraId="4E696434" w:rsidR="002D14F5">
    <w:pPr>
      <w:pStyle w:val="CXI_6a6ccf20_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11"/>
      </w:tabs>
      <w:spacing w:after="360" w:line="240" w:lineRule="auto"/>
      <w:ind w:left="851" w:right="864"/>
      <w:jc w:val="center"/>
      <w:rPr>
        <w:rFonts w:ascii="Arial" w:hAnsi="Arial" w:cs="Arial"/>
        <w:sz w:val="16"/>
        <w:szCs w:val="16"/>
      </w:rPr>
    </w:pPr>
    <w:r>
      <w:rPr>
        <w:rFonts w:ascii="Tms Rmn" w:hAnsi="Tms Rmn"/>
        <w:sz w:val="24"/>
        <w:szCs w:val="24"/>
      </w:rPr>
      <w:br/>
    </w:r>
    <w:r>
      <w:rPr>
        <w:rFonts w:ascii="Tms Rmn" w:hAnsi="Tms Rmn"/>
        <w:sz w:val="24"/>
        <w:szCs w:val="24"/>
      </w:rPr>
      <w:drawing>
        <wp:inline distT="0" distB="0" distL="0" distR="0" wp14:anchorId="4533BA9E" wp14:editId="5229DDA2">
          <wp:extent cx="2892668" cy="89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06079" cy="899501"/>
                  </a:xfrm>
                  <a:prstGeom prst="rect">
                    <a:avLst/>
                  </a:prstGeom>
                  <a:noFill/>
                  <a:ln>
                    <a:noFill/>
                  </a:ln>
                </pic:spPr>
              </pic:pic>
            </a:graphicData>
          </a:graphic>
        </wp:inline>
      </w:drawing>
    </w:r>
  </w:p>
</w:hdr>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BF9FE" w:rsidR="00B91EE9">
      <w:r>
        <w:separator/>
      </w:r>
    </w:p>
  </w:endnote>
  <w:endnote w:type="continuationSeparator" w:id="0">
    <w:p w14:paraId="579B4585" w:rsidR="00B91EE9">
      <w:r>
        <w:continuationSeparator/>
      </w:r>
    </w:p>
  </w:endnote>
  <w:endnote w:type="continuationNotice" w:id="1">
    <w:p w14:paraId="3A93D90C" w:rsidR="00B91E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3" w:usb1="00000000" w:usb2="00000000" w:usb3="00000000" w:csb0="00000001" w:csb1="00000000"/>
  </w:font>
  <w:font w:name="Helv 10pt">
    <w:altName w:val="Arial"/>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Script">
    <w:panose1 w:val="030B0504020000000003"/>
    <w:charset w:val="00"/>
    <w:family w:val="script"/>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8D0A" w:rsidR="00C2495E">
    <w:pPr>
      <w:pStyle w:val="Fuzeile"/>
    </w:pPr>
    <w:r>
      <w:rPr>
        <w:noProof/>
        <w:snapToGrid/>
      </w:rPr>
      <mc:AlternateContent>
        <mc:Choice Requires="wps">
          <w:drawing>
            <wp:anchor distT="0" distB="0" distL="114300" distR="114300" simplePos="0" relativeHeight="251657216" behindDoc="0" locked="0" layoutInCell="0" allowOverlap="1" wp14:anchorId="0C677F24" wp14:editId="5E0BB00A">
              <wp:simplePos x="0" y="0"/>
              <wp:positionH relativeFrom="page">
                <wp:posOffset>0</wp:posOffset>
              </wp:positionH>
              <wp:positionV relativeFrom="page">
                <wp:posOffset>9594215</wp:posOffset>
              </wp:positionV>
              <wp:extent cx="7772400" cy="273050"/>
              <wp:effectExtent l="0" t="0" r="0" b="12700"/>
              <wp:wrapNone/>
              <wp:docPr id="1" name="MSIPCMd0f44c5893208dd088cc7d4b" descr="{&quot;HashCode&quot;:1455167957,&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18B7BCB" w14:textId="4992A5FC" w:rsidR="00C2495E" w:rsidRPr="00C2495E" w:rsidRDefault="00C2495E" w:rsidP="00C2495E">
                          <w:pPr>
                            <w:jc w:val="center"/>
                            <w:rPr>
                              <w:rFonts w:ascii="Calibri" w:hAnsi="Calibri" w:cs="Calibri"/>
                              <w:color w:val="000000"/>
                              <w:sz w:val="20"/>
                            </w:rPr>
                          </w:pPr>
                          <w:r w:rsidRPr="00C2495E">
                            <w:rPr>
                              <w:rFonts w:ascii="Calibri" w:hAnsi="Calibri" w:cs="Calibri"/>
                              <w:color w:val="000000"/>
                              <w:sz w:val="20"/>
                            </w:rPr>
                            <w:t>Classification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C677F24" id="_x0000_t202" coordsize="21600,21600" o:spt="202" path="m,l,21600r21600,l21600,xe">
              <v:stroke joinstyle="miter"/>
              <v:path gradientshapeok="t" o:connecttype="rect"/>
            </v:shapetype>
            <v:shape id="MSIPCMd0f44c5893208dd088cc7d4b" o:spid="_x0000_s1026" type="#_x0000_t202" alt="{&quot;HashCode&quot;:1455167957,&quot;Height&quot;:792.0,&quot;Width&quot;:612.0,&quot;Placement&quot;:&quot;Footer&quot;,&quot;Index&quot;:&quot;Primary&quot;,&quot;Section&quot;:1,&quot;Top&quot;:0.0,&quot;Left&quot;:0.0}" style="position:absolute;left:0;text-align:left;margin-left:0;margin-top:755.45pt;width:612pt;height:21.5pt;z-index:25165721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UWEw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" o:allowincell="f" filled="f" stroked="f" strokeweight=".5pt">
              <v:textbox inset=",0,,0">
                <w:txbxContent>
                  <w:p w14:paraId="7E37B70B" w14:textId="4992A5FC" w:rsidR="00C2495E" w:rsidRPr="00C2495E" w:rsidRDefault="00C2495E" w:rsidP="00C2495E">
                    <w:pPr>
                      <w:jc w:val="center"/>
                      <w:rPr>
                        <w:rFonts w:ascii="Calibri" w:hAnsi="Calibri" w:cs="Calibri"/>
                        <w:color w:val="000000"/>
                        <w:sz w:val="20"/>
                      </w:rPr>
                    </w:pPr>
                    <w:r w:rsidRPr="00C2495E">
                      <w:rPr>
                        <w:rFonts w:ascii="Calibri" w:hAnsi="Calibri" w:cs="Calibri"/>
                        <w:color w:val="000000"/>
                        <w:sz w:val="20"/>
                      </w:rPr>
                      <w:t>Classification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4DE68" w:rsidR="00B91EE9">
      <w:r>
        <w:separator/>
      </w:r>
    </w:p>
  </w:footnote>
  <w:footnote w:type="continuationSeparator" w:id="0">
    <w:p w14:paraId="6DBF8CC9" w:rsidR="00B91EE9">
      <w:r>
        <w:continuationSeparator/>
      </w:r>
    </w:p>
  </w:footnote>
  <w:footnote w:type="continuationNotice" w:id="1">
    <w:p w14:paraId="66CD7179" w:rsidR="00B91EE9"/>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E37B7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4A"/>
    <w:multiLevelType w:val="multilevel"/>
    <w:tmpl w:val="6AB63E22"/>
    <w:name w:val="WDX-Numbering"/>
    <w:lvl w:ilvl="0">
      <w:start w:val="1"/>
      <w:numFmt w:val="decimal"/>
      <w:pStyle w:val="Level5"/>
      <w:lvlText w:val="%1."/>
      <w:lvlJc w:val="left"/>
      <w:pPr>
        <w:tabs>
          <w:tab w:val="num" w:pos="851"/>
        </w:tabs>
        <w:ind w:left="851" w:hanging="851"/>
      </w:pPr>
      <w:rPr>
        <w:rFonts w:ascii="Arial" w:hAnsi="Arial" w:hint="default"/>
        <w:spacing w:val="0"/>
      </w:rPr>
    </w:lvl>
    <w:lvl w:ilvl="1">
      <w:start w:val="1"/>
      <w:numFmt w:val="decimal"/>
      <w:pStyle w:val="Level6"/>
      <w:lvlText w:val="%1.%2"/>
      <w:lvlJc w:val="left"/>
      <w:pPr>
        <w:tabs>
          <w:tab w:val="num" w:pos="851"/>
        </w:tabs>
        <w:ind w:left="851" w:hanging="851"/>
      </w:pPr>
    </w:lvl>
    <w:lvl w:ilvl="2">
      <w:start w:val="1"/>
      <w:numFmt w:val="decimal"/>
      <w:pStyle w:val="Level3"/>
      <w:lvlText w:val="%1.%2.%3"/>
      <w:lvlJc w:val="left"/>
      <w:pPr>
        <w:tabs>
          <w:tab w:val="num" w:pos="1701"/>
        </w:tabs>
        <w:ind w:left="1701" w:hanging="850"/>
      </w:pPr>
    </w:lvl>
    <w:lvl w:ilvl="3">
      <w:start w:val="1"/>
      <w:numFmt w:val="lowerLetter"/>
      <w:pStyle w:val="Level4"/>
      <w:lvlText w:val="(%4)"/>
      <w:lvlJc w:val="left"/>
      <w:pPr>
        <w:tabs>
          <w:tab w:val="num" w:pos="2552"/>
        </w:tabs>
        <w:ind w:left="2552" w:hanging="851"/>
      </w:pPr>
    </w:lvl>
    <w:lvl w:ilvl="4">
      <w:start w:val="1"/>
      <w:numFmt w:val="lowerRoman"/>
      <w:pStyle w:val="Level5"/>
      <w:lvlText w:val="(%5)"/>
      <w:lvlJc w:val="left"/>
      <w:pPr>
        <w:tabs>
          <w:tab w:val="num" w:pos="3402"/>
        </w:tabs>
        <w:ind w:left="3402" w:hanging="850"/>
      </w:pPr>
    </w:lvl>
    <w:lvl w:ilvl="5">
      <w:start w:val="1"/>
      <w:numFmt w:val="decimal"/>
      <w:pStyle w:val="Level6"/>
      <w:lvlText w:val="(%6)"/>
      <w:lvlJc w:val="left"/>
      <w:pPr>
        <w:tabs>
          <w:tab w:val="num" w:pos="4253"/>
        </w:tabs>
        <w:ind w:left="4253" w:hanging="851"/>
      </w:pPr>
    </w:lvl>
    <w:lvl w:ilvl="6">
      <w:start w:val="1"/>
      <w:numFmt w:val="none"/>
      <w:lvlText w:val="(Not Defined)"/>
      <w:lvlJc w:val="left"/>
      <w:pPr>
        <w:tabs>
          <w:tab w:val="num" w:pos="3600"/>
        </w:tabs>
        <w:ind w:left="3240" w:hanging="1080"/>
      </w:pPr>
    </w:lvl>
    <w:lvl w:ilvl="7">
      <w:start w:val="1"/>
      <w:numFmt w:val="none"/>
      <w:lvlText w:val="(Not Defined)"/>
      <w:lvlJc w:val="left"/>
      <w:pPr>
        <w:tabs>
          <w:tab w:val="num" w:pos="3744"/>
        </w:tabs>
        <w:ind w:left="3744" w:hanging="1224"/>
      </w:pPr>
    </w:lvl>
    <w:lvl w:ilvl="8">
      <w:start w:val="1"/>
      <w:numFmt w:val="none"/>
      <w:lvlText w:val="(Not Defined)"/>
      <w:lvlJc w:val="left"/>
      <w:pPr>
        <w:tabs>
          <w:tab w:val="num" w:pos="4320"/>
        </w:tabs>
        <w:ind w:left="4320" w:hanging="1440"/>
      </w:pPr>
    </w:lvl>
  </w:abstractNum>
  <w:abstractNum w:abstractNumId="10" w15:restartNumberingAfterBreak="0">
    <w:nsid w:val="1D9D36F4"/>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11" w15:restartNumberingAfterBreak="0">
    <w:nsid w:val="1DF877AA"/>
    <w:multiLevelType w:val="hybridMultilevel"/>
    <w:tmpl w:val="051681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F0714C"/>
    <w:multiLevelType w:val="multilevel"/>
    <w:tmpl w:val="A740F4E6"/>
    <w:lvl w:ilvl="0">
      <w:start w:val="1"/>
      <w:numFmt w:val="bullet"/>
      <w:lvlText w:val=""/>
      <w:lvlJc w:val="left"/>
      <w:pPr>
        <w:tabs>
          <w:tab w:val="num" w:pos="1134"/>
        </w:tabs>
        <w:ind w:left="1134" w:hanging="567"/>
      </w:pPr>
      <w:rPr>
        <w:rFonts w:ascii="Symbol" w:hAnsi="Symbol" w:hint="default"/>
        <w:b/>
        <w:i w:val="0"/>
        <w:sz w:val="20"/>
      </w:rPr>
    </w:lvl>
    <w:lvl w:ilvl="1">
      <w:start w:val="1"/>
      <w:numFmt w:val="decimal"/>
      <w:lvlText w:val="%1.%2."/>
      <w:lvlJc w:val="left"/>
      <w:pPr>
        <w:tabs>
          <w:tab w:val="num" w:pos="1134"/>
        </w:tabs>
        <w:ind w:left="1134" w:hanging="567"/>
      </w:pPr>
      <w:rPr>
        <w:rFonts w:ascii="Times New Roman" w:hAnsi="Times New Roman" w:hint="default"/>
        <w:sz w:val="20"/>
      </w:rPr>
    </w:lvl>
    <w:lvl w:ilvl="2">
      <w:start w:val="1"/>
      <w:numFmt w:val="lowerLetter"/>
      <w:lvlText w:val="(%3)"/>
      <w:lvlJc w:val="left"/>
      <w:pPr>
        <w:tabs>
          <w:tab w:val="num" w:pos="1701"/>
        </w:tabs>
        <w:ind w:left="1701" w:hanging="567"/>
      </w:pPr>
      <w:rPr>
        <w:rFonts w:ascii="Times New Roman" w:hAnsi="Times New Roman" w:hint="default"/>
        <w:b w:val="0"/>
        <w:i w:val="0"/>
        <w:sz w:val="20"/>
      </w:rPr>
    </w:lvl>
    <w:lvl w:ilvl="3">
      <w:start w:val="1"/>
      <w:numFmt w:val="lowerLetter"/>
      <w:lvlText w:val="(%4)"/>
      <w:lvlJc w:val="left"/>
      <w:pPr>
        <w:tabs>
          <w:tab w:val="num" w:pos="2268"/>
        </w:tabs>
        <w:ind w:left="2268" w:hanging="567"/>
      </w:pPr>
      <w:rPr>
        <w:rFonts w:hint="default"/>
      </w:rPr>
    </w:lvl>
    <w:lvl w:ilvl="4">
      <w:start w:val="1"/>
      <w:numFmt w:val="lowerRoman"/>
      <w:lvlText w:val="(%5)"/>
      <w:lvlJc w:val="left"/>
      <w:pPr>
        <w:tabs>
          <w:tab w:val="num" w:pos="2835"/>
        </w:tabs>
        <w:ind w:left="2835" w:hanging="567"/>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w:abstractNumId="13" w15:restartNumberingAfterBreak="0">
    <w:nsid w:val="26D455FD"/>
    <w:multiLevelType w:val="hybridMultilevel"/>
    <w:tmpl w:val="BFCA435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7F235DA"/>
    <w:multiLevelType w:val="hybridMultilevel"/>
    <w:tmpl w:val="EF0C3688"/>
    <w:lvl w:ilvl="0" w:tplc="320A0284">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9A2541D"/>
    <w:multiLevelType w:val="hybridMultilevel"/>
    <w:tmpl w:val="2A9E5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432108"/>
    <w:multiLevelType w:val="hybridMultilevel"/>
    <w:tmpl w:val="EEC0ED4E"/>
    <w:lvl w:ilvl="0" w:tplc="04130011">
      <w:start w:val="1"/>
      <w:numFmt w:val="decimal"/>
      <w:lvlText w:val="%1)"/>
      <w:lvlJc w:val="left"/>
      <w:pPr>
        <w:tabs>
          <w:tab w:val="num" w:pos="644"/>
        </w:tabs>
        <w:ind w:left="644"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7" w15:restartNumberingAfterBreak="0">
    <w:nsid w:val="32C444EE"/>
    <w:multiLevelType w:val="hybridMultilevel"/>
    <w:tmpl w:val="30BAA446"/>
    <w:lvl w:ilvl="0" w:tplc="08090001">
      <w:start w:val="1"/>
      <w:numFmt w:val="bullet"/>
      <w:lvlText w:val=""/>
      <w:lvlJc w:val="left"/>
      <w:pPr>
        <w:ind w:left="754" w:hanging="360"/>
      </w:pPr>
      <w:rPr>
        <w:rFonts w:ascii="Symbol" w:hAnsi="Symbol" w:hint="default"/>
      </w:rPr>
    </w:lvl>
    <w:lvl w:ilvl="1" w:tplc="08090003" w:tentative="1">
      <w:start w:val="1"/>
      <w:numFmt w:val="bullet"/>
      <w:lvlText w:val="o"/>
      <w:lvlJc w:val="left"/>
      <w:pPr>
        <w:ind w:left="1474" w:hanging="360"/>
      </w:pPr>
      <w:rPr>
        <w:rFonts w:ascii="Courier New" w:hAnsi="Courier New" w:cs="Courier New" w:hint="default"/>
      </w:rPr>
    </w:lvl>
    <w:lvl w:ilvl="2" w:tplc="08090005" w:tentative="1">
      <w:start w:val="1"/>
      <w:numFmt w:val="bullet"/>
      <w:lvlText w:val=""/>
      <w:lvlJc w:val="left"/>
      <w:pPr>
        <w:ind w:left="2194" w:hanging="360"/>
      </w:pPr>
      <w:rPr>
        <w:rFonts w:ascii="Wingdings" w:hAnsi="Wingdings" w:hint="default"/>
      </w:rPr>
    </w:lvl>
    <w:lvl w:ilvl="3" w:tplc="08090001" w:tentative="1">
      <w:start w:val="1"/>
      <w:numFmt w:val="bullet"/>
      <w:lvlText w:val=""/>
      <w:lvlJc w:val="left"/>
      <w:pPr>
        <w:ind w:left="2914" w:hanging="360"/>
      </w:pPr>
      <w:rPr>
        <w:rFonts w:ascii="Symbol" w:hAnsi="Symbol" w:hint="default"/>
      </w:rPr>
    </w:lvl>
    <w:lvl w:ilvl="4" w:tplc="08090003" w:tentative="1">
      <w:start w:val="1"/>
      <w:numFmt w:val="bullet"/>
      <w:lvlText w:val="o"/>
      <w:lvlJc w:val="left"/>
      <w:pPr>
        <w:ind w:left="3634" w:hanging="360"/>
      </w:pPr>
      <w:rPr>
        <w:rFonts w:ascii="Courier New" w:hAnsi="Courier New" w:cs="Courier New" w:hint="default"/>
      </w:rPr>
    </w:lvl>
    <w:lvl w:ilvl="5" w:tplc="08090005" w:tentative="1">
      <w:start w:val="1"/>
      <w:numFmt w:val="bullet"/>
      <w:lvlText w:val=""/>
      <w:lvlJc w:val="left"/>
      <w:pPr>
        <w:ind w:left="4354" w:hanging="360"/>
      </w:pPr>
      <w:rPr>
        <w:rFonts w:ascii="Wingdings" w:hAnsi="Wingdings" w:hint="default"/>
      </w:rPr>
    </w:lvl>
    <w:lvl w:ilvl="6" w:tplc="08090001" w:tentative="1">
      <w:start w:val="1"/>
      <w:numFmt w:val="bullet"/>
      <w:lvlText w:val=""/>
      <w:lvlJc w:val="left"/>
      <w:pPr>
        <w:ind w:left="5074" w:hanging="360"/>
      </w:pPr>
      <w:rPr>
        <w:rFonts w:ascii="Symbol" w:hAnsi="Symbol" w:hint="default"/>
      </w:rPr>
    </w:lvl>
    <w:lvl w:ilvl="7" w:tplc="08090003" w:tentative="1">
      <w:start w:val="1"/>
      <w:numFmt w:val="bullet"/>
      <w:lvlText w:val="o"/>
      <w:lvlJc w:val="left"/>
      <w:pPr>
        <w:ind w:left="5794" w:hanging="360"/>
      </w:pPr>
      <w:rPr>
        <w:rFonts w:ascii="Courier New" w:hAnsi="Courier New" w:cs="Courier New" w:hint="default"/>
      </w:rPr>
    </w:lvl>
    <w:lvl w:ilvl="8" w:tplc="08090005" w:tentative="1">
      <w:start w:val="1"/>
      <w:numFmt w:val="bullet"/>
      <w:lvlText w:val=""/>
      <w:lvlJc w:val="left"/>
      <w:pPr>
        <w:ind w:left="6514" w:hanging="360"/>
      </w:pPr>
      <w:rPr>
        <w:rFonts w:ascii="Wingdings" w:hAnsi="Wingdings" w:hint="default"/>
      </w:rPr>
    </w:lvl>
  </w:abstractNum>
  <w:abstractNum w:abstractNumId="18" w15:restartNumberingAfterBreak="0">
    <w:nsid w:val="34473BBB"/>
    <w:multiLevelType w:val="multilevel"/>
    <w:tmpl w:val="7B502E40"/>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PicBulletId w:val="1"/>
      <w:lvlJc w:val="left"/>
      <w:pPr>
        <w:tabs>
          <w:tab w:val="num" w:pos="1440"/>
        </w:tabs>
        <w:ind w:left="1440" w:hanging="360"/>
      </w:pPr>
      <w:rPr>
        <w:rFonts w:ascii="Courier New" w:hAnsi="Courier New" w:hint="default"/>
        <w:sz w:val="20"/>
      </w:rPr>
    </w:lvl>
    <w:lvl w:ilvl="2">
      <w:start w:val="1"/>
      <w:numFmt w:val="bullet"/>
      <w:lvlText w:val=""/>
      <w:lvlPicBulletId w:val="2"/>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F1628"/>
    <w:multiLevelType w:val="multilevel"/>
    <w:tmpl w:val="2C588866"/>
    <w:lvl w:ilvl="0">
      <w:start w:val="6"/>
      <w:numFmt w:val="decimal"/>
      <w:lvlText w:val="%1"/>
      <w:lvlJc w:val="left"/>
      <w:pPr>
        <w:tabs>
          <w:tab w:val="num" w:pos="405"/>
        </w:tabs>
        <w:ind w:left="405" w:hanging="405"/>
      </w:pPr>
      <w:rPr>
        <w:rFonts w:hint="default"/>
      </w:rPr>
    </w:lvl>
    <w:lvl w:ilvl="1">
      <w:start w:val="1"/>
      <w:numFmt w:val="decimal"/>
      <w:pStyle w:val="Style4"/>
      <w:lvlText w:val="2.%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02EF4686"/>
    <w:multiLevelType w:val="hybridMultilevel"/>
    <w:tmpl w:val="8EF26F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FB5732"/>
    <w:multiLevelType w:val="multilevel"/>
    <w:tmpl w:val="613E0F8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b w:val="0"/>
      </w:rPr>
    </w:lvl>
    <w:lvl w:ilvl="2">
      <w:start w:val="1"/>
      <w:numFmt w:val="lowerLetter"/>
      <w:lvlText w:val="(%3)"/>
      <w:lvlJc w:val="left"/>
      <w:pPr>
        <w:tabs>
          <w:tab w:val="num" w:pos="1701"/>
        </w:tabs>
        <w:ind w:left="1701" w:hanging="567"/>
      </w:pPr>
      <w:rPr>
        <w:rFonts w:hint="default"/>
      </w:rPr>
    </w:lvl>
    <w:lvl w:ilvl="3">
      <w:start w:val="1"/>
      <w:numFmt w:val="lowerRoman"/>
      <w:lvlText w:val="(%4)"/>
      <w:lvlJc w:val="left"/>
      <w:pPr>
        <w:tabs>
          <w:tab w:val="num" w:pos="2268"/>
        </w:tabs>
        <w:ind w:left="2268" w:hanging="56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3C74603E"/>
    <w:multiLevelType w:val="hybridMultilevel"/>
    <w:tmpl w:val="2DE63B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D3D14D1"/>
    <w:multiLevelType w:val="hybridMultilevel"/>
    <w:tmpl w:val="F210CF6C"/>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15:restartNumberingAfterBreak="0">
    <w:nsid w:val="3EB43D19"/>
    <w:multiLevelType w:val="singleLevel"/>
    <w:tmpl w:val="08090011"/>
    <w:lvl w:ilvl="0">
      <w:start w:val="1"/>
      <w:numFmt w:val="decimal"/>
      <w:pStyle w:val="StyleLevel2Bold"/>
      <w:lvlText w:val="%1)"/>
      <w:lvlJc w:val="left"/>
      <w:pPr>
        <w:tabs>
          <w:tab w:val="num" w:pos="360"/>
        </w:tabs>
        <w:ind w:left="360" w:hanging="360"/>
      </w:pPr>
      <w:rPr>
        <w:rFonts w:hint="default"/>
      </w:rPr>
    </w:lvl>
  </w:abstractNum>
  <w:abstractNum w:abstractNumId="24" w15:restartNumberingAfterBreak="0">
    <w:nsid w:val="3FCE0EDC"/>
    <w:multiLevelType w:val="hybridMultilevel"/>
    <w:tmpl w:val="43BCFBA8"/>
    <w:lvl w:ilvl="0" w:tplc="AE2A1A9E">
      <w:start w:val="1"/>
      <w:numFmt w:val="decimal"/>
      <w:lvlText w:val="%1)"/>
      <w:lvlJc w:val="left"/>
      <w:pPr>
        <w:tabs>
          <w:tab w:val="num" w:pos="720"/>
        </w:tabs>
        <w:ind w:left="720" w:hanging="360"/>
      </w:pPr>
      <w:rPr>
        <w:rFonts w:hint="default"/>
      </w:rPr>
    </w:lvl>
    <w:lvl w:ilvl="1" w:tplc="5EC06F46">
      <w:start w:val="1"/>
      <w:numFmt w:val="lowerLetter"/>
      <w:lvlText w:val="%2."/>
      <w:lvlJc w:val="left"/>
      <w:pPr>
        <w:tabs>
          <w:tab w:val="num" w:pos="1440"/>
        </w:tabs>
        <w:ind w:left="1440" w:hanging="360"/>
      </w:pPr>
    </w:lvl>
    <w:lvl w:ilvl="2" w:tplc="4358F714">
      <w:start w:val="1"/>
      <w:numFmt w:val="lowerRoman"/>
      <w:lvlText w:val="%3."/>
      <w:lvlJc w:val="right"/>
      <w:pPr>
        <w:tabs>
          <w:tab w:val="num" w:pos="2160"/>
        </w:tabs>
        <w:ind w:left="2160" w:hanging="180"/>
      </w:pPr>
    </w:lvl>
    <w:lvl w:ilvl="3" w:tplc="5C905FBE" w:tentative="1">
      <w:start w:val="1"/>
      <w:numFmt w:val="decimal"/>
      <w:lvlText w:val="%4."/>
      <w:lvlJc w:val="left"/>
      <w:pPr>
        <w:tabs>
          <w:tab w:val="num" w:pos="2880"/>
        </w:tabs>
        <w:ind w:left="2880" w:hanging="360"/>
      </w:pPr>
    </w:lvl>
    <w:lvl w:ilvl="4" w:tplc="4ED6E6DA" w:tentative="1">
      <w:start w:val="1"/>
      <w:numFmt w:val="lowerLetter"/>
      <w:lvlText w:val="%5."/>
      <w:lvlJc w:val="left"/>
      <w:pPr>
        <w:tabs>
          <w:tab w:val="num" w:pos="3600"/>
        </w:tabs>
        <w:ind w:left="3600" w:hanging="360"/>
      </w:pPr>
    </w:lvl>
    <w:lvl w:ilvl="5" w:tplc="C0D09CA0" w:tentative="1">
      <w:start w:val="1"/>
      <w:numFmt w:val="lowerRoman"/>
      <w:lvlText w:val="%6."/>
      <w:lvlJc w:val="right"/>
      <w:pPr>
        <w:tabs>
          <w:tab w:val="num" w:pos="4320"/>
        </w:tabs>
        <w:ind w:left="4320" w:hanging="180"/>
      </w:pPr>
    </w:lvl>
    <w:lvl w:ilvl="6" w:tplc="10E6C96C" w:tentative="1">
      <w:start w:val="1"/>
      <w:numFmt w:val="decimal"/>
      <w:lvlText w:val="%7."/>
      <w:lvlJc w:val="left"/>
      <w:pPr>
        <w:tabs>
          <w:tab w:val="num" w:pos="5040"/>
        </w:tabs>
        <w:ind w:left="5040" w:hanging="360"/>
      </w:pPr>
    </w:lvl>
    <w:lvl w:ilvl="7" w:tplc="AD4E17F2" w:tentative="1">
      <w:start w:val="1"/>
      <w:numFmt w:val="lowerLetter"/>
      <w:lvlText w:val="%8."/>
      <w:lvlJc w:val="left"/>
      <w:pPr>
        <w:tabs>
          <w:tab w:val="num" w:pos="5760"/>
        </w:tabs>
        <w:ind w:left="5760" w:hanging="360"/>
      </w:pPr>
    </w:lvl>
    <w:lvl w:ilvl="8" w:tplc="0FB2A1DA" w:tentative="1">
      <w:start w:val="1"/>
      <w:numFmt w:val="lowerRoman"/>
      <w:lvlText w:val="%9."/>
      <w:lvlJc w:val="right"/>
      <w:pPr>
        <w:tabs>
          <w:tab w:val="num" w:pos="6480"/>
        </w:tabs>
        <w:ind w:left="6480" w:hanging="180"/>
      </w:pPr>
    </w:lvl>
  </w:abstractNum>
  <w:abstractNum w:abstractNumId="25" w15:restartNumberingAfterBreak="0">
    <w:nsid w:val="45161843"/>
    <w:multiLevelType w:val="singleLevel"/>
    <w:tmpl w:val="1974CD5A"/>
    <w:lvl w:ilvl="0">
      <w:start w:val="1"/>
      <w:numFmt w:val="bullet"/>
      <w:pStyle w:val="NormalPolitesse"/>
      <w:lvlText w:val=""/>
      <w:lvlJc w:val="left"/>
      <w:pPr>
        <w:tabs>
          <w:tab w:val="num" w:pos="360"/>
        </w:tabs>
        <w:ind w:left="0" w:firstLine="0"/>
      </w:pPr>
      <w:rPr>
        <w:rFonts w:ascii="Wingdings" w:hAnsi="Wingdings" w:hint="default"/>
        <w:sz w:val="24"/>
      </w:rPr>
    </w:lvl>
  </w:abstractNum>
  <w:abstractNum w:abstractNumId="26" w15:restartNumberingAfterBreak="0">
    <w:nsid w:val="462B16E3"/>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27" w15:restartNumberingAfterBreak="0">
    <w:nsid w:val="4AB8291D"/>
    <w:multiLevelType w:val="multilevel"/>
    <w:tmpl w:val="FE7A2BD6"/>
    <w:lvl w:ilvl="0">
      <w:start w:val="2"/>
      <w:numFmt w:val="decimal"/>
      <w:lvlText w:val="%1"/>
      <w:lvlJc w:val="left"/>
      <w:pPr>
        <w:tabs>
          <w:tab w:val="num" w:pos="570"/>
        </w:tabs>
        <w:ind w:left="570" w:hanging="570"/>
      </w:pPr>
      <w:rPr>
        <w:rFonts w:hint="default"/>
      </w:rPr>
    </w:lvl>
    <w:lvl w:ilvl="1">
      <w:start w:val="1"/>
      <w:numFmt w:val="decimal"/>
      <w:lvlText w:val="%1.%2"/>
      <w:lvlJc w:val="left"/>
      <w:pPr>
        <w:tabs>
          <w:tab w:val="num" w:pos="1137"/>
        </w:tabs>
        <w:ind w:left="1137" w:hanging="57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28" w15:restartNumberingAfterBreak="0">
    <w:nsid w:val="4C9E7F72"/>
    <w:multiLevelType w:val="multilevel"/>
    <w:tmpl w:val="36608B5C"/>
    <w:lvl w:ilvl="0">
      <w:start w:val="1"/>
      <w:numFmt w:val="bullet"/>
      <w:lvlText w:val=""/>
      <w:lvlJc w:val="left"/>
      <w:pPr>
        <w:tabs>
          <w:tab w:val="num" w:pos="1134"/>
        </w:tabs>
        <w:ind w:left="1134" w:hanging="567"/>
      </w:pPr>
      <w:rPr>
        <w:rFonts w:ascii="Symbol" w:hAnsi="Symbol" w:hint="default"/>
        <w:b/>
        <w:i w:val="0"/>
        <w:sz w:val="20"/>
      </w:rPr>
    </w:lvl>
    <w:lvl w:ilvl="1">
      <w:start w:val="1"/>
      <w:numFmt w:val="decimal"/>
      <w:lvlText w:val="%1.%2."/>
      <w:lvlJc w:val="left"/>
      <w:pPr>
        <w:tabs>
          <w:tab w:val="num" w:pos="1134"/>
        </w:tabs>
        <w:ind w:left="1134" w:hanging="567"/>
      </w:pPr>
      <w:rPr>
        <w:rFonts w:ascii="Times New Roman" w:hAnsi="Times New Roman" w:hint="default"/>
        <w:sz w:val="20"/>
      </w:rPr>
    </w:lvl>
    <w:lvl w:ilvl="2">
      <w:start w:val="1"/>
      <w:numFmt w:val="lowerLetter"/>
      <w:lvlText w:val="(%3)"/>
      <w:lvlJc w:val="left"/>
      <w:pPr>
        <w:tabs>
          <w:tab w:val="num" w:pos="1701"/>
        </w:tabs>
        <w:ind w:left="1701" w:hanging="567"/>
      </w:pPr>
      <w:rPr>
        <w:rFonts w:ascii="Times New Roman" w:hAnsi="Times New Roman" w:hint="default"/>
        <w:b w:val="0"/>
        <w:i w:val="0"/>
        <w:sz w:val="20"/>
      </w:rPr>
    </w:lvl>
    <w:lvl w:ilvl="3">
      <w:start w:val="1"/>
      <w:numFmt w:val="lowerLetter"/>
      <w:lvlText w:val="(%4)"/>
      <w:lvlJc w:val="left"/>
      <w:pPr>
        <w:tabs>
          <w:tab w:val="num" w:pos="2268"/>
        </w:tabs>
        <w:ind w:left="2268" w:hanging="567"/>
      </w:pPr>
      <w:rPr>
        <w:rFonts w:hint="default"/>
      </w:rPr>
    </w:lvl>
    <w:lvl w:ilvl="4">
      <w:start w:val="1"/>
      <w:numFmt w:val="lowerRoman"/>
      <w:lvlText w:val="(%5)"/>
      <w:lvlJc w:val="left"/>
      <w:pPr>
        <w:tabs>
          <w:tab w:val="num" w:pos="2835"/>
        </w:tabs>
        <w:ind w:left="2835" w:hanging="567"/>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w:abstractNumId="29" w15:restartNumberingAfterBreak="0">
    <w:nsid w:val="52445313"/>
    <w:multiLevelType w:val="hybridMultilevel"/>
    <w:tmpl w:val="0CFEEE78"/>
    <w:lvl w:ilvl="0" w:tplc="AF5E4D84">
      <w:start w:val="1"/>
      <w:numFmt w:val="bullet"/>
      <w:lvlText w:val=""/>
      <w:lvlJc w:val="left"/>
      <w:pPr>
        <w:ind w:left="720" w:hanging="360"/>
      </w:pPr>
      <w:rPr>
        <w:rFonts w:ascii="Symbol" w:hAnsi="Symbol" w:hint="default"/>
      </w:rPr>
    </w:lvl>
    <w:lvl w:ilvl="1" w:tplc="4D286F12">
      <w:start w:val="1"/>
      <w:numFmt w:val="bullet"/>
      <w:lvlText w:val="o"/>
      <w:lvlJc w:val="left"/>
      <w:pPr>
        <w:ind w:left="1440" w:hanging="360"/>
      </w:pPr>
      <w:rPr>
        <w:rFonts w:ascii="Courier New" w:hAnsi="Courier New" w:cs="Courier New" w:hint="default"/>
      </w:rPr>
    </w:lvl>
    <w:lvl w:ilvl="2" w:tplc="843EA7DA" w:tentative="1">
      <w:start w:val="1"/>
      <w:numFmt w:val="bullet"/>
      <w:lvlText w:val=""/>
      <w:lvlJc w:val="left"/>
      <w:pPr>
        <w:ind w:left="2160" w:hanging="360"/>
      </w:pPr>
      <w:rPr>
        <w:rFonts w:ascii="Wingdings" w:hAnsi="Wingdings" w:hint="default"/>
      </w:rPr>
    </w:lvl>
    <w:lvl w:ilvl="3" w:tplc="0220075C" w:tentative="1">
      <w:start w:val="1"/>
      <w:numFmt w:val="bullet"/>
      <w:lvlText w:val=""/>
      <w:lvlJc w:val="left"/>
      <w:pPr>
        <w:ind w:left="2880" w:hanging="360"/>
      </w:pPr>
      <w:rPr>
        <w:rFonts w:ascii="Symbol" w:hAnsi="Symbol" w:hint="default"/>
      </w:rPr>
    </w:lvl>
    <w:lvl w:ilvl="4" w:tplc="D366AB78" w:tentative="1">
      <w:start w:val="1"/>
      <w:numFmt w:val="bullet"/>
      <w:lvlText w:val="o"/>
      <w:lvlJc w:val="left"/>
      <w:pPr>
        <w:ind w:left="3600" w:hanging="360"/>
      </w:pPr>
      <w:rPr>
        <w:rFonts w:ascii="Courier New" w:hAnsi="Courier New" w:cs="Courier New" w:hint="default"/>
      </w:rPr>
    </w:lvl>
    <w:lvl w:ilvl="5" w:tplc="8FF2AB72" w:tentative="1">
      <w:start w:val="1"/>
      <w:numFmt w:val="bullet"/>
      <w:lvlText w:val=""/>
      <w:lvlJc w:val="left"/>
      <w:pPr>
        <w:ind w:left="4320" w:hanging="360"/>
      </w:pPr>
      <w:rPr>
        <w:rFonts w:ascii="Wingdings" w:hAnsi="Wingdings" w:hint="default"/>
      </w:rPr>
    </w:lvl>
    <w:lvl w:ilvl="6" w:tplc="A7EA2620" w:tentative="1">
      <w:start w:val="1"/>
      <w:numFmt w:val="bullet"/>
      <w:lvlText w:val=""/>
      <w:lvlJc w:val="left"/>
      <w:pPr>
        <w:ind w:left="5040" w:hanging="360"/>
      </w:pPr>
      <w:rPr>
        <w:rFonts w:ascii="Symbol" w:hAnsi="Symbol" w:hint="default"/>
      </w:rPr>
    </w:lvl>
    <w:lvl w:ilvl="7" w:tplc="1098D520" w:tentative="1">
      <w:start w:val="1"/>
      <w:numFmt w:val="bullet"/>
      <w:lvlText w:val="o"/>
      <w:lvlJc w:val="left"/>
      <w:pPr>
        <w:ind w:left="5760" w:hanging="360"/>
      </w:pPr>
      <w:rPr>
        <w:rFonts w:ascii="Courier New" w:hAnsi="Courier New" w:cs="Courier New" w:hint="default"/>
      </w:rPr>
    </w:lvl>
    <w:lvl w:ilvl="8" w:tplc="C27823BC" w:tentative="1">
      <w:start w:val="1"/>
      <w:numFmt w:val="bullet"/>
      <w:lvlText w:val=""/>
      <w:lvlJc w:val="left"/>
      <w:pPr>
        <w:ind w:left="6480" w:hanging="360"/>
      </w:pPr>
      <w:rPr>
        <w:rFonts w:ascii="Wingdings" w:hAnsi="Wingdings" w:hint="default"/>
      </w:rPr>
    </w:lvl>
  </w:abstractNum>
  <w:abstractNum w:abstractNumId="3" w15:restartNumberingAfterBreak="0">
    <w:nsid w:val="05692F50"/>
    <w:multiLevelType w:val="hybridMultilevel"/>
    <w:tmpl w:val="892CC90A"/>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0" w15:restartNumberingAfterBreak="0">
    <w:nsid w:val="52902322"/>
    <w:multiLevelType w:val="multilevel"/>
    <w:tmpl w:val="36608B5C"/>
    <w:lvl w:ilvl="0">
      <w:start w:val="1"/>
      <w:numFmt w:val="bullet"/>
      <w:lvlText w:val=""/>
      <w:lvlJc w:val="left"/>
      <w:pPr>
        <w:tabs>
          <w:tab w:val="num" w:pos="1134"/>
        </w:tabs>
        <w:ind w:left="1134" w:hanging="567"/>
      </w:pPr>
      <w:rPr>
        <w:rFonts w:ascii="Symbol" w:hAnsi="Symbol" w:hint="default"/>
        <w:b/>
        <w:i w:val="0"/>
        <w:sz w:val="20"/>
      </w:rPr>
    </w:lvl>
    <w:lvl w:ilvl="1">
      <w:start w:val="1"/>
      <w:numFmt w:val="decimal"/>
      <w:lvlText w:val="%1.%2."/>
      <w:lvlJc w:val="left"/>
      <w:pPr>
        <w:tabs>
          <w:tab w:val="num" w:pos="1134"/>
        </w:tabs>
        <w:ind w:left="1134" w:hanging="567"/>
      </w:pPr>
      <w:rPr>
        <w:rFonts w:ascii="Times New Roman" w:hAnsi="Times New Roman" w:hint="default"/>
        <w:sz w:val="20"/>
      </w:rPr>
    </w:lvl>
    <w:lvl w:ilvl="2">
      <w:start w:val="1"/>
      <w:numFmt w:val="lowerLetter"/>
      <w:lvlText w:val="(%3)"/>
      <w:lvlJc w:val="left"/>
      <w:pPr>
        <w:tabs>
          <w:tab w:val="num" w:pos="1701"/>
        </w:tabs>
        <w:ind w:left="1701" w:hanging="567"/>
      </w:pPr>
      <w:rPr>
        <w:rFonts w:ascii="Times New Roman" w:hAnsi="Times New Roman" w:hint="default"/>
        <w:b w:val="0"/>
        <w:i w:val="0"/>
        <w:sz w:val="20"/>
      </w:rPr>
    </w:lvl>
    <w:lvl w:ilvl="3">
      <w:start w:val="1"/>
      <w:numFmt w:val="lowerLetter"/>
      <w:lvlText w:val="(%4)"/>
      <w:lvlJc w:val="left"/>
      <w:pPr>
        <w:tabs>
          <w:tab w:val="num" w:pos="2268"/>
        </w:tabs>
        <w:ind w:left="2268" w:hanging="567"/>
      </w:pPr>
      <w:rPr>
        <w:rFonts w:hint="default"/>
      </w:rPr>
    </w:lvl>
    <w:lvl w:ilvl="4">
      <w:start w:val="1"/>
      <w:numFmt w:val="lowerRoman"/>
      <w:lvlText w:val="(%5)"/>
      <w:lvlJc w:val="left"/>
      <w:pPr>
        <w:tabs>
          <w:tab w:val="num" w:pos="2835"/>
        </w:tabs>
        <w:ind w:left="2835" w:hanging="567"/>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w:abstractNumId="31" w15:restartNumberingAfterBreak="0">
    <w:nsid w:val="53400C17"/>
    <w:multiLevelType w:val="hybridMultilevel"/>
    <w:tmpl w:val="1EF60D52"/>
    <w:lvl w:ilvl="0" w:tplc="B81457DA">
      <w:start w:val="1"/>
      <w:numFmt w:val="bullet"/>
      <w:lvlText w:val=""/>
      <w:lvlJc w:val="left"/>
      <w:pPr>
        <w:tabs>
          <w:tab w:val="num" w:pos="720"/>
        </w:tabs>
        <w:ind w:left="720" w:hanging="360"/>
      </w:pPr>
      <w:rPr>
        <w:rFonts w:ascii="Symbol" w:hAnsi="Symbol" w:hint="default"/>
      </w:rPr>
    </w:lvl>
    <w:lvl w:ilvl="1" w:tplc="ADF64AEC" w:tentative="1">
      <w:start w:val="1"/>
      <w:numFmt w:val="bullet"/>
      <w:lvlText w:val="o"/>
      <w:lvlJc w:val="left"/>
      <w:pPr>
        <w:tabs>
          <w:tab w:val="num" w:pos="1440"/>
        </w:tabs>
        <w:ind w:left="1440" w:hanging="360"/>
      </w:pPr>
      <w:rPr>
        <w:rFonts w:ascii="Courier New" w:hAnsi="Courier New" w:cs="Courier New" w:hint="default"/>
      </w:rPr>
    </w:lvl>
    <w:lvl w:ilvl="2" w:tplc="B5F4D562" w:tentative="1">
      <w:start w:val="1"/>
      <w:numFmt w:val="bullet"/>
      <w:lvlText w:val=""/>
      <w:lvlJc w:val="left"/>
      <w:pPr>
        <w:tabs>
          <w:tab w:val="num" w:pos="2160"/>
        </w:tabs>
        <w:ind w:left="2160" w:hanging="360"/>
      </w:pPr>
      <w:rPr>
        <w:rFonts w:ascii="Wingdings" w:hAnsi="Wingdings" w:hint="default"/>
      </w:rPr>
    </w:lvl>
    <w:lvl w:ilvl="3" w:tplc="89A62B38" w:tentative="1">
      <w:start w:val="1"/>
      <w:numFmt w:val="bullet"/>
      <w:lvlText w:val=""/>
      <w:lvlJc w:val="left"/>
      <w:pPr>
        <w:tabs>
          <w:tab w:val="num" w:pos="2880"/>
        </w:tabs>
        <w:ind w:left="2880" w:hanging="360"/>
      </w:pPr>
      <w:rPr>
        <w:rFonts w:ascii="Symbol" w:hAnsi="Symbol" w:hint="default"/>
      </w:rPr>
    </w:lvl>
    <w:lvl w:ilvl="4" w:tplc="74044BF0" w:tentative="1">
      <w:start w:val="1"/>
      <w:numFmt w:val="bullet"/>
      <w:lvlText w:val="o"/>
      <w:lvlJc w:val="left"/>
      <w:pPr>
        <w:tabs>
          <w:tab w:val="num" w:pos="3600"/>
        </w:tabs>
        <w:ind w:left="3600" w:hanging="360"/>
      </w:pPr>
      <w:rPr>
        <w:rFonts w:ascii="Courier New" w:hAnsi="Courier New" w:cs="Courier New" w:hint="default"/>
      </w:rPr>
    </w:lvl>
    <w:lvl w:ilvl="5" w:tplc="99606A78" w:tentative="1">
      <w:start w:val="1"/>
      <w:numFmt w:val="bullet"/>
      <w:lvlText w:val=""/>
      <w:lvlJc w:val="left"/>
      <w:pPr>
        <w:tabs>
          <w:tab w:val="num" w:pos="4320"/>
        </w:tabs>
        <w:ind w:left="4320" w:hanging="360"/>
      </w:pPr>
      <w:rPr>
        <w:rFonts w:ascii="Wingdings" w:hAnsi="Wingdings" w:hint="default"/>
      </w:rPr>
    </w:lvl>
    <w:lvl w:ilvl="6" w:tplc="02F26000" w:tentative="1">
      <w:start w:val="1"/>
      <w:numFmt w:val="bullet"/>
      <w:lvlText w:val=""/>
      <w:lvlJc w:val="left"/>
      <w:pPr>
        <w:tabs>
          <w:tab w:val="num" w:pos="5040"/>
        </w:tabs>
        <w:ind w:left="5040" w:hanging="360"/>
      </w:pPr>
      <w:rPr>
        <w:rFonts w:ascii="Symbol" w:hAnsi="Symbol" w:hint="default"/>
      </w:rPr>
    </w:lvl>
    <w:lvl w:ilvl="7" w:tplc="33047BAA" w:tentative="1">
      <w:start w:val="1"/>
      <w:numFmt w:val="bullet"/>
      <w:lvlText w:val="o"/>
      <w:lvlJc w:val="left"/>
      <w:pPr>
        <w:tabs>
          <w:tab w:val="num" w:pos="5760"/>
        </w:tabs>
        <w:ind w:left="5760" w:hanging="360"/>
      </w:pPr>
      <w:rPr>
        <w:rFonts w:ascii="Courier New" w:hAnsi="Courier New" w:cs="Courier New" w:hint="default"/>
      </w:rPr>
    </w:lvl>
    <w:lvl w:ilvl="8" w:tplc="A4FE4D0E"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7B4A58"/>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33" w15:restartNumberingAfterBreak="0">
    <w:nsid w:val="552119E2"/>
    <w:multiLevelType w:val="hybridMultilevel"/>
    <w:tmpl w:val="22DA7A04"/>
    <w:lvl w:ilvl="0" w:tplc="AA98FDF6">
      <w:start w:val="1"/>
      <w:numFmt w:val="bullet"/>
      <w:lvlText w:val=""/>
      <w:lvlJc w:val="left"/>
      <w:pPr>
        <w:tabs>
          <w:tab w:val="num" w:pos="0"/>
        </w:tabs>
        <w:ind w:left="283" w:hanging="283"/>
      </w:pPr>
      <w:rPr>
        <w:rFonts w:ascii="Symbol" w:hAnsi="Symbol" w:hint="default"/>
        <w:color w:val="auto"/>
      </w:rPr>
    </w:lvl>
    <w:lvl w:ilvl="1" w:tplc="4BD46DAE" w:tentative="1">
      <w:start w:val="1"/>
      <w:numFmt w:val="bullet"/>
      <w:lvlText w:val="o"/>
      <w:lvlJc w:val="left"/>
      <w:pPr>
        <w:tabs>
          <w:tab w:val="num" w:pos="1440"/>
        </w:tabs>
        <w:ind w:left="1440" w:hanging="360"/>
      </w:pPr>
      <w:rPr>
        <w:rFonts w:ascii="Courier New" w:hAnsi="Courier New" w:cs="Courier New" w:hint="default"/>
      </w:rPr>
    </w:lvl>
    <w:lvl w:ilvl="2" w:tplc="1F229EEA" w:tentative="1">
      <w:start w:val="1"/>
      <w:numFmt w:val="bullet"/>
      <w:lvlText w:val=""/>
      <w:lvlJc w:val="left"/>
      <w:pPr>
        <w:tabs>
          <w:tab w:val="num" w:pos="2160"/>
        </w:tabs>
        <w:ind w:left="2160" w:hanging="360"/>
      </w:pPr>
      <w:rPr>
        <w:rFonts w:ascii="Wingdings" w:hAnsi="Wingdings" w:hint="default"/>
      </w:rPr>
    </w:lvl>
    <w:lvl w:ilvl="3" w:tplc="24E6D6FE" w:tentative="1">
      <w:start w:val="1"/>
      <w:numFmt w:val="bullet"/>
      <w:lvlText w:val=""/>
      <w:lvlJc w:val="left"/>
      <w:pPr>
        <w:tabs>
          <w:tab w:val="num" w:pos="2880"/>
        </w:tabs>
        <w:ind w:left="2880" w:hanging="360"/>
      </w:pPr>
      <w:rPr>
        <w:rFonts w:ascii="Symbol" w:hAnsi="Symbol" w:hint="default"/>
      </w:rPr>
    </w:lvl>
    <w:lvl w:ilvl="4" w:tplc="69C4EB4E" w:tentative="1">
      <w:start w:val="1"/>
      <w:numFmt w:val="bullet"/>
      <w:lvlText w:val="o"/>
      <w:lvlJc w:val="left"/>
      <w:pPr>
        <w:tabs>
          <w:tab w:val="num" w:pos="3600"/>
        </w:tabs>
        <w:ind w:left="3600" w:hanging="360"/>
      </w:pPr>
      <w:rPr>
        <w:rFonts w:ascii="Courier New" w:hAnsi="Courier New" w:cs="Courier New" w:hint="default"/>
      </w:rPr>
    </w:lvl>
    <w:lvl w:ilvl="5" w:tplc="9F1C5D5E" w:tentative="1">
      <w:start w:val="1"/>
      <w:numFmt w:val="bullet"/>
      <w:lvlText w:val=""/>
      <w:lvlJc w:val="left"/>
      <w:pPr>
        <w:tabs>
          <w:tab w:val="num" w:pos="4320"/>
        </w:tabs>
        <w:ind w:left="4320" w:hanging="360"/>
      </w:pPr>
      <w:rPr>
        <w:rFonts w:ascii="Wingdings" w:hAnsi="Wingdings" w:hint="default"/>
      </w:rPr>
    </w:lvl>
    <w:lvl w:ilvl="6" w:tplc="46242A40" w:tentative="1">
      <w:start w:val="1"/>
      <w:numFmt w:val="bullet"/>
      <w:lvlText w:val=""/>
      <w:lvlJc w:val="left"/>
      <w:pPr>
        <w:tabs>
          <w:tab w:val="num" w:pos="5040"/>
        </w:tabs>
        <w:ind w:left="5040" w:hanging="360"/>
      </w:pPr>
      <w:rPr>
        <w:rFonts w:ascii="Symbol" w:hAnsi="Symbol" w:hint="default"/>
      </w:rPr>
    </w:lvl>
    <w:lvl w:ilvl="7" w:tplc="1FDCB27A" w:tentative="1">
      <w:start w:val="1"/>
      <w:numFmt w:val="bullet"/>
      <w:lvlText w:val="o"/>
      <w:lvlJc w:val="left"/>
      <w:pPr>
        <w:tabs>
          <w:tab w:val="num" w:pos="5760"/>
        </w:tabs>
        <w:ind w:left="5760" w:hanging="360"/>
      </w:pPr>
      <w:rPr>
        <w:rFonts w:ascii="Courier New" w:hAnsi="Courier New" w:cs="Courier New" w:hint="default"/>
      </w:rPr>
    </w:lvl>
    <w:lvl w:ilvl="8" w:tplc="9A8448DA"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6007AFE"/>
    <w:multiLevelType w:val="hybridMultilevel"/>
    <w:tmpl w:val="88F475C6"/>
    <w:lvl w:ilvl="0" w:tplc="D8B63F3E">
      <w:start w:val="1"/>
      <w:numFmt w:val="decimal"/>
      <w:lvlText w:val="%1)"/>
      <w:lvlJc w:val="left"/>
      <w:pPr>
        <w:tabs>
          <w:tab w:val="num" w:pos="720"/>
        </w:tabs>
        <w:ind w:left="720" w:hanging="360"/>
      </w:pPr>
      <w:rPr>
        <w:rFonts w:hint="default"/>
      </w:rPr>
    </w:lvl>
    <w:lvl w:ilvl="1" w:tplc="A3A8CF0A">
      <w:start w:val="1"/>
      <w:numFmt w:val="lowerLetter"/>
      <w:lvlText w:val="%2)"/>
      <w:lvlJc w:val="left"/>
      <w:pPr>
        <w:tabs>
          <w:tab w:val="num" w:pos="1440"/>
        </w:tabs>
        <w:ind w:left="1440" w:hanging="360"/>
      </w:pPr>
      <w:rPr>
        <w:rFonts w:hint="default"/>
      </w:rPr>
    </w:lvl>
    <w:lvl w:ilvl="2" w:tplc="2EEEE0DA">
      <w:start w:val="1"/>
      <w:numFmt w:val="lowerRoman"/>
      <w:lvlText w:val="%3."/>
      <w:lvlJc w:val="right"/>
      <w:pPr>
        <w:tabs>
          <w:tab w:val="num" w:pos="2160"/>
        </w:tabs>
        <w:ind w:left="2160" w:hanging="180"/>
      </w:pPr>
    </w:lvl>
    <w:lvl w:ilvl="3" w:tplc="AAAE4EA6" w:tentative="1">
      <w:start w:val="1"/>
      <w:numFmt w:val="decimal"/>
      <w:lvlText w:val="%4."/>
      <w:lvlJc w:val="left"/>
      <w:pPr>
        <w:tabs>
          <w:tab w:val="num" w:pos="2880"/>
        </w:tabs>
        <w:ind w:left="2880" w:hanging="360"/>
      </w:pPr>
    </w:lvl>
    <w:lvl w:ilvl="4" w:tplc="8AE6352A" w:tentative="1">
      <w:start w:val="1"/>
      <w:numFmt w:val="lowerLetter"/>
      <w:lvlText w:val="%5."/>
      <w:lvlJc w:val="left"/>
      <w:pPr>
        <w:tabs>
          <w:tab w:val="num" w:pos="3600"/>
        </w:tabs>
        <w:ind w:left="3600" w:hanging="360"/>
      </w:pPr>
    </w:lvl>
    <w:lvl w:ilvl="5" w:tplc="1A2C5596" w:tentative="1">
      <w:start w:val="1"/>
      <w:numFmt w:val="lowerRoman"/>
      <w:lvlText w:val="%6."/>
      <w:lvlJc w:val="right"/>
      <w:pPr>
        <w:tabs>
          <w:tab w:val="num" w:pos="4320"/>
        </w:tabs>
        <w:ind w:left="4320" w:hanging="180"/>
      </w:pPr>
    </w:lvl>
    <w:lvl w:ilvl="6" w:tplc="E36E7C20" w:tentative="1">
      <w:start w:val="1"/>
      <w:numFmt w:val="decimal"/>
      <w:lvlText w:val="%7."/>
      <w:lvlJc w:val="left"/>
      <w:pPr>
        <w:tabs>
          <w:tab w:val="num" w:pos="5040"/>
        </w:tabs>
        <w:ind w:left="5040" w:hanging="360"/>
      </w:pPr>
    </w:lvl>
    <w:lvl w:ilvl="7" w:tplc="4C826D70" w:tentative="1">
      <w:start w:val="1"/>
      <w:numFmt w:val="lowerLetter"/>
      <w:lvlText w:val="%8."/>
      <w:lvlJc w:val="left"/>
      <w:pPr>
        <w:tabs>
          <w:tab w:val="num" w:pos="5760"/>
        </w:tabs>
        <w:ind w:left="5760" w:hanging="360"/>
      </w:pPr>
    </w:lvl>
    <w:lvl w:ilvl="8" w:tplc="FAE84C4A" w:tentative="1">
      <w:start w:val="1"/>
      <w:numFmt w:val="lowerRoman"/>
      <w:lvlText w:val="%9."/>
      <w:lvlJc w:val="right"/>
      <w:pPr>
        <w:tabs>
          <w:tab w:val="num" w:pos="6480"/>
        </w:tabs>
        <w:ind w:left="6480" w:hanging="180"/>
      </w:pPr>
    </w:lvl>
  </w:abstractNum>
  <w:abstractNum w:abstractNumId="35" w15:restartNumberingAfterBreak="0">
    <w:nsid w:val="563B707A"/>
    <w:multiLevelType w:val="multilevel"/>
    <w:tmpl w:val="36608B5C"/>
    <w:lvl w:ilvl="0">
      <w:start w:val="1"/>
      <w:numFmt w:val="bullet"/>
      <w:lvlText w:val=""/>
      <w:lvlJc w:val="left"/>
      <w:pPr>
        <w:tabs>
          <w:tab w:val="num" w:pos="1134"/>
        </w:tabs>
        <w:ind w:left="1134" w:hanging="567"/>
      </w:pPr>
      <w:rPr>
        <w:rFonts w:ascii="Symbol" w:hAnsi="Symbol" w:hint="default"/>
        <w:b/>
        <w:i w:val="0"/>
        <w:sz w:val="20"/>
      </w:rPr>
    </w:lvl>
    <w:lvl w:ilvl="1">
      <w:start w:val="1"/>
      <w:numFmt w:val="decimal"/>
      <w:lvlText w:val="%1.%2."/>
      <w:lvlJc w:val="left"/>
      <w:pPr>
        <w:tabs>
          <w:tab w:val="num" w:pos="1134"/>
        </w:tabs>
        <w:ind w:left="1134" w:hanging="567"/>
      </w:pPr>
      <w:rPr>
        <w:rFonts w:ascii="Times New Roman" w:hAnsi="Times New Roman" w:hint="default"/>
        <w:sz w:val="20"/>
      </w:rPr>
    </w:lvl>
    <w:lvl w:ilvl="2">
      <w:start w:val="1"/>
      <w:numFmt w:val="lowerLetter"/>
      <w:lvlText w:val="(%3)"/>
      <w:lvlJc w:val="left"/>
      <w:pPr>
        <w:tabs>
          <w:tab w:val="num" w:pos="1701"/>
        </w:tabs>
        <w:ind w:left="1701" w:hanging="567"/>
      </w:pPr>
      <w:rPr>
        <w:rFonts w:ascii="Times New Roman" w:hAnsi="Times New Roman" w:hint="default"/>
        <w:b w:val="0"/>
        <w:i w:val="0"/>
        <w:sz w:val="20"/>
      </w:rPr>
    </w:lvl>
    <w:lvl w:ilvl="3">
      <w:start w:val="1"/>
      <w:numFmt w:val="lowerLetter"/>
      <w:lvlText w:val="(%4)"/>
      <w:lvlJc w:val="left"/>
      <w:pPr>
        <w:tabs>
          <w:tab w:val="num" w:pos="2268"/>
        </w:tabs>
        <w:ind w:left="2268" w:hanging="567"/>
      </w:pPr>
      <w:rPr>
        <w:rFonts w:hint="default"/>
      </w:rPr>
    </w:lvl>
    <w:lvl w:ilvl="4">
      <w:start w:val="1"/>
      <w:numFmt w:val="lowerRoman"/>
      <w:lvlText w:val="(%5)"/>
      <w:lvlJc w:val="left"/>
      <w:pPr>
        <w:tabs>
          <w:tab w:val="num" w:pos="2835"/>
        </w:tabs>
        <w:ind w:left="2835" w:hanging="567"/>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w:abstractNumId="36" w15:restartNumberingAfterBreak="0">
    <w:nsid w:val="570D658F"/>
    <w:multiLevelType w:val="multilevel"/>
    <w:tmpl w:val="D4484624"/>
    <w:lvl w:ilvl="0">
      <w:start w:val="5"/>
      <w:numFmt w:val="decimal"/>
      <w:lvlText w:val="%1."/>
      <w:lvlJc w:val="left"/>
      <w:pPr>
        <w:tabs>
          <w:tab w:val="num" w:pos="567"/>
        </w:tabs>
        <w:ind w:left="567" w:hanging="567"/>
      </w:pPr>
      <w:rPr>
        <w:rFonts w:ascii="Times New Roman" w:hAnsi="Times New Roman" w:hint="default"/>
        <w:b/>
        <w:i w:val="0"/>
        <w:sz w:val="20"/>
      </w:rPr>
    </w:lvl>
    <w:lvl w:ilvl="1">
      <w:start w:val="1"/>
      <w:numFmt w:val="decimal"/>
      <w:lvlText w:val="%1.%2."/>
      <w:lvlJc w:val="left"/>
      <w:pPr>
        <w:tabs>
          <w:tab w:val="num" w:pos="567"/>
        </w:tabs>
        <w:ind w:left="567" w:hanging="567"/>
      </w:pPr>
      <w:rPr>
        <w:rFonts w:ascii="Times New Roman" w:hAnsi="Times New Roman" w:hint="default"/>
        <w:sz w:val="20"/>
      </w:rPr>
    </w:lvl>
    <w:lvl w:ilvl="2">
      <w:start w:val="1"/>
      <w:numFmt w:val="lowerLetter"/>
      <w:lvlText w:val="(%3)"/>
      <w:lvlJc w:val="left"/>
      <w:pPr>
        <w:tabs>
          <w:tab w:val="num" w:pos="1134"/>
        </w:tabs>
        <w:ind w:left="1134" w:hanging="567"/>
      </w:pPr>
      <w:rPr>
        <w:rFonts w:ascii="Times New Roman" w:hAnsi="Times New Roman" w:hint="default"/>
        <w:b w:val="0"/>
        <w:i w:val="0"/>
        <w:sz w:val="20"/>
      </w:rPr>
    </w:lvl>
    <w:lvl w:ilvl="3">
      <w:start w:val="1"/>
      <w:numFmt w:val="bullet"/>
      <w:lvlText w:val=""/>
      <w:lvlJc w:val="left"/>
      <w:pPr>
        <w:tabs>
          <w:tab w:val="num" w:pos="1701"/>
        </w:tabs>
        <w:ind w:left="1701" w:hanging="567"/>
      </w:pPr>
      <w:rPr>
        <w:rFonts w:ascii="Symbol" w:hAnsi="Symbol" w:hint="default"/>
      </w:rPr>
    </w:lvl>
    <w:lvl w:ilvl="4">
      <w:start w:val="1"/>
      <w:numFmt w:val="bullet"/>
      <w:lvlText w:val=""/>
      <w:lvlJc w:val="left"/>
      <w:pPr>
        <w:tabs>
          <w:tab w:val="num" w:pos="2268"/>
        </w:tabs>
        <w:ind w:left="2268" w:hanging="567"/>
      </w:pPr>
      <w:rPr>
        <w:rFonts w:ascii="Symbol" w:hAnsi="Symbol"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7" w15:restartNumberingAfterBreak="0">
    <w:nsid w:val="57B511F3"/>
    <w:multiLevelType w:val="singleLevel"/>
    <w:tmpl w:val="590CA77C"/>
    <w:lvl w:ilvl="0">
      <w:start w:val="1"/>
      <w:numFmt w:val="bullet"/>
      <w:pStyle w:val="Listepucescarrs"/>
      <w:lvlText w:val=""/>
      <w:lvlJc w:val="left"/>
      <w:pPr>
        <w:tabs>
          <w:tab w:val="num" w:pos="1021"/>
        </w:tabs>
        <w:ind w:left="1021" w:hanging="397"/>
      </w:pPr>
      <w:rPr>
        <w:rFonts w:ascii="Wingdings" w:hAnsi="Wingdings" w:hint="default"/>
        <w:sz w:val="18"/>
      </w:rPr>
    </w:lvl>
  </w:abstractNum>
  <w:abstractNum w:abstractNumId="38" w15:restartNumberingAfterBreak="0">
    <w:nsid w:val="5BCE2942"/>
    <w:multiLevelType w:val="hybridMultilevel"/>
    <w:tmpl w:val="2920F872"/>
    <w:lvl w:ilvl="0" w:tplc="048E0A8A">
      <w:start w:val="1"/>
      <w:numFmt w:val="bullet"/>
      <w:lvlText w:val=""/>
      <w:lvlJc w:val="left"/>
      <w:pPr>
        <w:ind w:left="2421" w:hanging="360"/>
      </w:pPr>
      <w:rPr>
        <w:rFonts w:ascii="Symbol" w:hAnsi="Symbol" w:hint="default"/>
      </w:rPr>
    </w:lvl>
    <w:lvl w:ilvl="1" w:tplc="B20AAB66">
      <w:start w:val="1"/>
      <w:numFmt w:val="bullet"/>
      <w:lvlText w:val="o"/>
      <w:lvlJc w:val="left"/>
      <w:pPr>
        <w:ind w:left="3141" w:hanging="360"/>
      </w:pPr>
      <w:rPr>
        <w:rFonts w:ascii="Courier New" w:hAnsi="Courier New" w:cs="Courier New" w:hint="default"/>
      </w:rPr>
    </w:lvl>
    <w:lvl w:ilvl="2" w:tplc="D5603CD6">
      <w:start w:val="1"/>
      <w:numFmt w:val="bullet"/>
      <w:lvlText w:val=""/>
      <w:lvlJc w:val="left"/>
      <w:pPr>
        <w:ind w:left="3861" w:hanging="360"/>
      </w:pPr>
      <w:rPr>
        <w:rFonts w:ascii="Wingdings" w:hAnsi="Wingdings" w:hint="default"/>
      </w:rPr>
    </w:lvl>
    <w:lvl w:ilvl="3" w:tplc="3C0882F0" w:tentative="1">
      <w:start w:val="1"/>
      <w:numFmt w:val="bullet"/>
      <w:lvlText w:val=""/>
      <w:lvlJc w:val="left"/>
      <w:pPr>
        <w:ind w:left="4581" w:hanging="360"/>
      </w:pPr>
      <w:rPr>
        <w:rFonts w:ascii="Symbol" w:hAnsi="Symbol" w:hint="default"/>
      </w:rPr>
    </w:lvl>
    <w:lvl w:ilvl="4" w:tplc="A7B6992A" w:tentative="1">
      <w:start w:val="1"/>
      <w:numFmt w:val="bullet"/>
      <w:lvlText w:val="o"/>
      <w:lvlJc w:val="left"/>
      <w:pPr>
        <w:ind w:left="5301" w:hanging="360"/>
      </w:pPr>
      <w:rPr>
        <w:rFonts w:ascii="Courier New" w:hAnsi="Courier New" w:cs="Courier New" w:hint="default"/>
      </w:rPr>
    </w:lvl>
    <w:lvl w:ilvl="5" w:tplc="4F4C7814" w:tentative="1">
      <w:start w:val="1"/>
      <w:numFmt w:val="bullet"/>
      <w:lvlText w:val=""/>
      <w:lvlJc w:val="left"/>
      <w:pPr>
        <w:ind w:left="6021" w:hanging="360"/>
      </w:pPr>
      <w:rPr>
        <w:rFonts w:ascii="Wingdings" w:hAnsi="Wingdings" w:hint="default"/>
      </w:rPr>
    </w:lvl>
    <w:lvl w:ilvl="6" w:tplc="FA1EE570" w:tentative="1">
      <w:start w:val="1"/>
      <w:numFmt w:val="bullet"/>
      <w:lvlText w:val=""/>
      <w:lvlJc w:val="left"/>
      <w:pPr>
        <w:ind w:left="6741" w:hanging="360"/>
      </w:pPr>
      <w:rPr>
        <w:rFonts w:ascii="Symbol" w:hAnsi="Symbol" w:hint="default"/>
      </w:rPr>
    </w:lvl>
    <w:lvl w:ilvl="7" w:tplc="B50E6910" w:tentative="1">
      <w:start w:val="1"/>
      <w:numFmt w:val="bullet"/>
      <w:lvlText w:val="o"/>
      <w:lvlJc w:val="left"/>
      <w:pPr>
        <w:ind w:left="7461" w:hanging="360"/>
      </w:pPr>
      <w:rPr>
        <w:rFonts w:ascii="Courier New" w:hAnsi="Courier New" w:cs="Courier New" w:hint="default"/>
      </w:rPr>
    </w:lvl>
    <w:lvl w:ilvl="8" w:tplc="143483A0" w:tentative="1">
      <w:start w:val="1"/>
      <w:numFmt w:val="bullet"/>
      <w:lvlText w:val=""/>
      <w:lvlJc w:val="left"/>
      <w:pPr>
        <w:ind w:left="8181" w:hanging="360"/>
      </w:pPr>
      <w:rPr>
        <w:rFonts w:ascii="Wingdings" w:hAnsi="Wingdings" w:hint="default"/>
      </w:rPr>
    </w:lvl>
  </w:abstractNum>
  <w:abstractNum w:abstractNumId="39" w15:restartNumberingAfterBreak="0">
    <w:nsid w:val="5C335B19"/>
    <w:multiLevelType w:val="multilevel"/>
    <w:tmpl w:val="17A0B5E6"/>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b w:val="0"/>
      </w:rPr>
    </w:lvl>
    <w:lvl w:ilvl="2">
      <w:start w:val="1"/>
      <w:numFmt w:val="lowerLetter"/>
      <w:lvlText w:val="(%3)"/>
      <w:lvlJc w:val="left"/>
      <w:pPr>
        <w:tabs>
          <w:tab w:val="num" w:pos="1701"/>
        </w:tabs>
        <w:ind w:left="1701" w:hanging="567"/>
      </w:pPr>
      <w:rPr>
        <w:rFonts w:hint="default"/>
      </w:rPr>
    </w:lvl>
    <w:lvl w:ilvl="3">
      <w:start w:val="1"/>
      <w:numFmt w:val="lowerRoman"/>
      <w:lvlText w:val="(%4)"/>
      <w:lvlJc w:val="left"/>
      <w:pPr>
        <w:tabs>
          <w:tab w:val="num" w:pos="1701"/>
        </w:tabs>
        <w:ind w:left="2268" w:hanging="567"/>
      </w:pPr>
      <w:rPr>
        <w:rFonts w:ascii="Verdana" w:hAnsi="Verdana" w:hint="default"/>
        <w:sz w:val="20"/>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0B880E8A"/>
    <w:multiLevelType w:val="hybridMultilevel"/>
    <w:tmpl w:val="FA3A1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623C3C"/>
    <w:multiLevelType w:val="multilevel"/>
    <w:tmpl w:val="21B6C746"/>
    <w:lvl w:ilvl="0">
      <w:start w:val="8"/>
      <w:numFmt w:val="decimal"/>
      <w:lvlText w:val="%1"/>
      <w:lvlJc w:val="left"/>
      <w:pPr>
        <w:tabs>
          <w:tab w:val="num" w:pos="360"/>
        </w:tabs>
        <w:ind w:left="360" w:hanging="360"/>
      </w:pPr>
      <w:rPr>
        <w:rFonts w:hint="default"/>
      </w:rPr>
    </w:lvl>
    <w:lvl w:ilvl="1">
      <w:start w:val="2"/>
      <w:numFmt w:val="decimal"/>
      <w:lvlText w:val="%1.%2"/>
      <w:lvlJc w:val="left"/>
      <w:pPr>
        <w:tabs>
          <w:tab w:val="num" w:pos="927"/>
        </w:tabs>
        <w:ind w:left="927" w:hanging="36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41" w15:restartNumberingAfterBreak="0">
    <w:nsid w:val="5DB4197F"/>
    <w:multiLevelType w:val="hybridMultilevel"/>
    <w:tmpl w:val="96A81E7A"/>
    <w:lvl w:ilvl="0" w:tplc="04090001">
      <w:start w:val="1"/>
      <w:numFmt w:val="bullet"/>
      <w:lvlText w:val=""/>
      <w:lvlJc w:val="left"/>
      <w:pPr>
        <w:ind w:left="1211"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60340081"/>
    <w:multiLevelType w:val="multilevel"/>
    <w:tmpl w:val="4FA281E4"/>
    <w:lvl w:ilvl="0">
      <w:start w:val="5"/>
      <w:numFmt w:val="decimal"/>
      <w:lvlText w:val="%1."/>
      <w:lvlJc w:val="left"/>
      <w:pPr>
        <w:tabs>
          <w:tab w:val="num" w:pos="567"/>
        </w:tabs>
        <w:ind w:left="567" w:hanging="567"/>
      </w:pPr>
      <w:rPr>
        <w:rFonts w:ascii="Times New Roman" w:hAnsi="Times New Roman" w:hint="default"/>
        <w:b/>
        <w:i w:val="0"/>
        <w:sz w:val="20"/>
      </w:rPr>
    </w:lvl>
    <w:lvl w:ilvl="1">
      <w:start w:val="1"/>
      <w:numFmt w:val="decimal"/>
      <w:lvlText w:val="%1.%2."/>
      <w:lvlJc w:val="left"/>
      <w:pPr>
        <w:tabs>
          <w:tab w:val="num" w:pos="567"/>
        </w:tabs>
        <w:ind w:left="567" w:hanging="567"/>
      </w:pPr>
      <w:rPr>
        <w:rFonts w:ascii="Times New Roman" w:hAnsi="Times New Roman" w:hint="default"/>
        <w:sz w:val="20"/>
      </w:rPr>
    </w:lvl>
    <w:lvl w:ilvl="2">
      <w:start w:val="1"/>
      <w:numFmt w:val="lowerLetter"/>
      <w:lvlText w:val="(%3)"/>
      <w:lvlJc w:val="left"/>
      <w:pPr>
        <w:tabs>
          <w:tab w:val="num" w:pos="1134"/>
        </w:tabs>
        <w:ind w:left="1134" w:hanging="567"/>
      </w:pPr>
      <w:rPr>
        <w:rFonts w:ascii="Times New Roman" w:hAnsi="Times New Roman" w:hint="default"/>
        <w:b w:val="0"/>
        <w:i w:val="0"/>
        <w:sz w:val="20"/>
      </w:rPr>
    </w:lvl>
    <w:lvl w:ilvl="3">
      <w:start w:val="1"/>
      <w:numFmt w:val="lowerLetter"/>
      <w:lvlText w:val="(%4)"/>
      <w:lvlJc w:val="left"/>
      <w:pPr>
        <w:tabs>
          <w:tab w:val="num" w:pos="1701"/>
        </w:tabs>
        <w:ind w:left="1701" w:hanging="567"/>
      </w:pPr>
      <w:rPr>
        <w:rFonts w:hint="default"/>
      </w:rPr>
    </w:lvl>
    <w:lvl w:ilvl="4">
      <w:start w:val="1"/>
      <w:numFmt w:val="lowerRoman"/>
      <w:lvlText w:val="(%5)"/>
      <w:lvlJc w:val="left"/>
      <w:pPr>
        <w:tabs>
          <w:tab w:val="num" w:pos="2268"/>
        </w:tabs>
        <w:ind w:left="2268" w:hanging="567"/>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3" w15:restartNumberingAfterBreak="0">
    <w:nsid w:val="6499058F"/>
    <w:multiLevelType w:val="hybridMultilevel"/>
    <w:tmpl w:val="16DC7F82"/>
    <w:lvl w:ilvl="0" w:tplc="0809000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4" w15:restartNumberingAfterBreak="0">
    <w:nsid w:val="64C533CD"/>
    <w:multiLevelType w:val="multilevel"/>
    <w:tmpl w:val="19FC5AD2"/>
    <w:lvl w:ilvl="0">
      <w:start w:val="1"/>
      <w:numFmt w:val="bullet"/>
      <w:lvlText w:val=""/>
      <w:lvlJc w:val="left"/>
      <w:pPr>
        <w:tabs>
          <w:tab w:val="num" w:pos="360"/>
        </w:tabs>
        <w:ind w:left="360" w:hanging="360"/>
      </w:pPr>
      <w:rPr>
        <w:rFonts w:ascii="Symbol" w:hAnsi="Symbol" w:hint="default"/>
        <w:b/>
        <w:i w:val="0"/>
        <w:sz w:val="20"/>
      </w:rPr>
    </w:lvl>
    <w:lvl w:ilvl="1">
      <w:start w:val="1"/>
      <w:numFmt w:val="decimal"/>
      <w:lvlText w:val="%1.%2."/>
      <w:lvlJc w:val="left"/>
      <w:pPr>
        <w:tabs>
          <w:tab w:val="num" w:pos="567"/>
        </w:tabs>
        <w:ind w:left="567" w:hanging="567"/>
      </w:pPr>
      <w:rPr>
        <w:rFonts w:ascii="Times New Roman" w:hAnsi="Times New Roman" w:hint="default"/>
        <w:sz w:val="20"/>
      </w:rPr>
    </w:lvl>
    <w:lvl w:ilvl="2">
      <w:start w:val="1"/>
      <w:numFmt w:val="lowerLetter"/>
      <w:lvlText w:val="(%3)"/>
      <w:lvlJc w:val="left"/>
      <w:pPr>
        <w:tabs>
          <w:tab w:val="num" w:pos="1134"/>
        </w:tabs>
        <w:ind w:left="1134" w:hanging="567"/>
      </w:pPr>
      <w:rPr>
        <w:rFonts w:ascii="Times New Roman" w:hAnsi="Times New Roman" w:hint="default"/>
        <w:b w:val="0"/>
        <w:i w:val="0"/>
        <w:sz w:val="20"/>
      </w:rPr>
    </w:lvl>
    <w:lvl w:ilvl="3">
      <w:start w:val="1"/>
      <w:numFmt w:val="lowerLetter"/>
      <w:lvlText w:val="(%4)"/>
      <w:lvlJc w:val="left"/>
      <w:pPr>
        <w:tabs>
          <w:tab w:val="num" w:pos="1701"/>
        </w:tabs>
        <w:ind w:left="1701" w:hanging="567"/>
      </w:pPr>
      <w:rPr>
        <w:rFonts w:hint="default"/>
      </w:rPr>
    </w:lvl>
    <w:lvl w:ilvl="4">
      <w:start w:val="1"/>
      <w:numFmt w:val="lowerRoman"/>
      <w:lvlText w:val="(%5)"/>
      <w:lvlJc w:val="left"/>
      <w:pPr>
        <w:tabs>
          <w:tab w:val="num" w:pos="2268"/>
        </w:tabs>
        <w:ind w:left="2268" w:hanging="567"/>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5" w15:restartNumberingAfterBreak="0">
    <w:nsid w:val="680C5E93"/>
    <w:multiLevelType w:val="hybridMultilevel"/>
    <w:tmpl w:val="8B1C290E"/>
    <w:lvl w:ilvl="0" w:tplc="083C2938">
      <w:start w:val="1"/>
      <w:numFmt w:val="bullet"/>
      <w:lvlText w:val=""/>
      <w:lvlJc w:val="left"/>
      <w:pPr>
        <w:tabs>
          <w:tab w:val="num" w:pos="720"/>
        </w:tabs>
        <w:ind w:left="720" w:hanging="360"/>
      </w:pPr>
      <w:rPr>
        <w:rFonts w:ascii="Symbol" w:hAnsi="Symbol" w:hint="default"/>
        <w:color w:val="auto"/>
      </w:rPr>
    </w:lvl>
    <w:lvl w:ilvl="1" w:tplc="AD4CB68C" w:tentative="1">
      <w:start w:val="1"/>
      <w:numFmt w:val="bullet"/>
      <w:lvlText w:val="o"/>
      <w:lvlJc w:val="left"/>
      <w:pPr>
        <w:tabs>
          <w:tab w:val="num" w:pos="1440"/>
        </w:tabs>
        <w:ind w:left="1440" w:hanging="360"/>
      </w:pPr>
      <w:rPr>
        <w:rFonts w:ascii="Courier New" w:hAnsi="Courier New" w:cs="Courier New" w:hint="default"/>
      </w:rPr>
    </w:lvl>
    <w:lvl w:ilvl="2" w:tplc="BFC0B5C8" w:tentative="1">
      <w:start w:val="1"/>
      <w:numFmt w:val="bullet"/>
      <w:lvlText w:val=""/>
      <w:lvlJc w:val="left"/>
      <w:pPr>
        <w:tabs>
          <w:tab w:val="num" w:pos="2160"/>
        </w:tabs>
        <w:ind w:left="2160" w:hanging="360"/>
      </w:pPr>
      <w:rPr>
        <w:rFonts w:ascii="Wingdings" w:hAnsi="Wingdings" w:hint="default"/>
      </w:rPr>
    </w:lvl>
    <w:lvl w:ilvl="3" w:tplc="5FFCA7DC" w:tentative="1">
      <w:start w:val="1"/>
      <w:numFmt w:val="bullet"/>
      <w:lvlText w:val=""/>
      <w:lvlJc w:val="left"/>
      <w:pPr>
        <w:tabs>
          <w:tab w:val="num" w:pos="2880"/>
        </w:tabs>
        <w:ind w:left="2880" w:hanging="360"/>
      </w:pPr>
      <w:rPr>
        <w:rFonts w:ascii="Symbol" w:hAnsi="Symbol" w:hint="default"/>
      </w:rPr>
    </w:lvl>
    <w:lvl w:ilvl="4" w:tplc="49A4996C" w:tentative="1">
      <w:start w:val="1"/>
      <w:numFmt w:val="bullet"/>
      <w:lvlText w:val="o"/>
      <w:lvlJc w:val="left"/>
      <w:pPr>
        <w:tabs>
          <w:tab w:val="num" w:pos="3600"/>
        </w:tabs>
        <w:ind w:left="3600" w:hanging="360"/>
      </w:pPr>
      <w:rPr>
        <w:rFonts w:ascii="Courier New" w:hAnsi="Courier New" w:cs="Courier New" w:hint="default"/>
      </w:rPr>
    </w:lvl>
    <w:lvl w:ilvl="5" w:tplc="57142140" w:tentative="1">
      <w:start w:val="1"/>
      <w:numFmt w:val="bullet"/>
      <w:lvlText w:val=""/>
      <w:lvlJc w:val="left"/>
      <w:pPr>
        <w:tabs>
          <w:tab w:val="num" w:pos="4320"/>
        </w:tabs>
        <w:ind w:left="4320" w:hanging="360"/>
      </w:pPr>
      <w:rPr>
        <w:rFonts w:ascii="Wingdings" w:hAnsi="Wingdings" w:hint="default"/>
      </w:rPr>
    </w:lvl>
    <w:lvl w:ilvl="6" w:tplc="041C25D8" w:tentative="1">
      <w:start w:val="1"/>
      <w:numFmt w:val="bullet"/>
      <w:lvlText w:val=""/>
      <w:lvlJc w:val="left"/>
      <w:pPr>
        <w:tabs>
          <w:tab w:val="num" w:pos="5040"/>
        </w:tabs>
        <w:ind w:left="5040" w:hanging="360"/>
      </w:pPr>
      <w:rPr>
        <w:rFonts w:ascii="Symbol" w:hAnsi="Symbol" w:hint="default"/>
      </w:rPr>
    </w:lvl>
    <w:lvl w:ilvl="7" w:tplc="39500502" w:tentative="1">
      <w:start w:val="1"/>
      <w:numFmt w:val="bullet"/>
      <w:lvlText w:val="o"/>
      <w:lvlJc w:val="left"/>
      <w:pPr>
        <w:tabs>
          <w:tab w:val="num" w:pos="5760"/>
        </w:tabs>
        <w:ind w:left="5760" w:hanging="360"/>
      </w:pPr>
      <w:rPr>
        <w:rFonts w:ascii="Courier New" w:hAnsi="Courier New" w:cs="Courier New" w:hint="default"/>
      </w:rPr>
    </w:lvl>
    <w:lvl w:ilvl="8" w:tplc="7D025074"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9F40227"/>
    <w:multiLevelType w:val="hybridMultilevel"/>
    <w:tmpl w:val="77A0BA20"/>
    <w:lvl w:ilvl="0" w:tplc="708AD75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6BAD19A2"/>
    <w:multiLevelType w:val="hybridMultilevel"/>
    <w:tmpl w:val="058063DA"/>
    <w:lvl w:ilvl="0" w:tplc="0813000F">
      <w:start w:val="1"/>
      <w:numFmt w:val="decimal"/>
      <w:lvlText w:val="%1."/>
      <w:lvlJc w:val="left"/>
      <w:pPr>
        <w:ind w:left="1440" w:hanging="360"/>
      </w:pPr>
    </w:lvl>
    <w:lvl w:ilvl="1" w:tplc="08130019" w:tentative="1">
      <w:start w:val="1"/>
      <w:numFmt w:val="lowerLetter"/>
      <w:lvlText w:val="%2."/>
      <w:lvlJc w:val="left"/>
      <w:pPr>
        <w:ind w:left="2160" w:hanging="360"/>
      </w:pPr>
    </w:lvl>
    <w:lvl w:ilvl="2" w:tplc="0813001B" w:tentative="1">
      <w:start w:val="1"/>
      <w:numFmt w:val="lowerRoman"/>
      <w:lvlText w:val="%3."/>
      <w:lvlJc w:val="right"/>
      <w:pPr>
        <w:ind w:left="2880" w:hanging="180"/>
      </w:pPr>
    </w:lvl>
    <w:lvl w:ilvl="3" w:tplc="0813000F" w:tentative="1">
      <w:start w:val="1"/>
      <w:numFmt w:val="decimal"/>
      <w:lvlText w:val="%4."/>
      <w:lvlJc w:val="left"/>
      <w:pPr>
        <w:ind w:left="3600" w:hanging="360"/>
      </w:pPr>
    </w:lvl>
    <w:lvl w:ilvl="4" w:tplc="08130019" w:tentative="1">
      <w:start w:val="1"/>
      <w:numFmt w:val="lowerLetter"/>
      <w:lvlText w:val="%5."/>
      <w:lvlJc w:val="left"/>
      <w:pPr>
        <w:ind w:left="4320" w:hanging="360"/>
      </w:pPr>
    </w:lvl>
    <w:lvl w:ilvl="5" w:tplc="0813001B" w:tentative="1">
      <w:start w:val="1"/>
      <w:numFmt w:val="lowerRoman"/>
      <w:lvlText w:val="%6."/>
      <w:lvlJc w:val="right"/>
      <w:pPr>
        <w:ind w:left="5040" w:hanging="180"/>
      </w:pPr>
    </w:lvl>
    <w:lvl w:ilvl="6" w:tplc="0813000F" w:tentative="1">
      <w:start w:val="1"/>
      <w:numFmt w:val="decimal"/>
      <w:lvlText w:val="%7."/>
      <w:lvlJc w:val="left"/>
      <w:pPr>
        <w:ind w:left="5760" w:hanging="360"/>
      </w:pPr>
    </w:lvl>
    <w:lvl w:ilvl="7" w:tplc="08130019" w:tentative="1">
      <w:start w:val="1"/>
      <w:numFmt w:val="lowerLetter"/>
      <w:lvlText w:val="%8."/>
      <w:lvlJc w:val="left"/>
      <w:pPr>
        <w:ind w:left="6480" w:hanging="360"/>
      </w:pPr>
    </w:lvl>
    <w:lvl w:ilvl="8" w:tplc="0813001B" w:tentative="1">
      <w:start w:val="1"/>
      <w:numFmt w:val="lowerRoman"/>
      <w:lvlText w:val="%9."/>
      <w:lvlJc w:val="right"/>
      <w:pPr>
        <w:ind w:left="7200" w:hanging="180"/>
      </w:pPr>
    </w:lvl>
  </w:abstractNum>
  <w:abstractNum w:abstractNumId="48" w15:restartNumberingAfterBreak="0">
    <w:nsid w:val="6C2D3B55"/>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49" w15:restartNumberingAfterBreak="0">
    <w:nsid w:val="7008218A"/>
    <w:multiLevelType w:val="hybridMultilevel"/>
    <w:tmpl w:val="E03C07BA"/>
    <w:lvl w:ilvl="0" w:tplc="90A2F98A">
      <w:start w:val="1"/>
      <w:numFmt w:val="bullet"/>
      <w:lvlText w:val=""/>
      <w:lvlJc w:val="left"/>
      <w:pPr>
        <w:tabs>
          <w:tab w:val="num" w:pos="780"/>
        </w:tabs>
        <w:ind w:left="780" w:hanging="360"/>
      </w:pPr>
      <w:rPr>
        <w:rFonts w:ascii="Symbol" w:hAnsi="Symbol" w:hint="default"/>
      </w:rPr>
    </w:lvl>
    <w:lvl w:ilvl="1" w:tplc="AB3480EE" w:tentative="1">
      <w:start w:val="1"/>
      <w:numFmt w:val="bullet"/>
      <w:pStyle w:val="Style1"/>
      <w:lvlText w:val="o"/>
      <w:lvlJc w:val="left"/>
      <w:pPr>
        <w:tabs>
          <w:tab w:val="num" w:pos="1500"/>
        </w:tabs>
        <w:ind w:left="1500" w:hanging="360"/>
      </w:pPr>
      <w:rPr>
        <w:rFonts w:ascii="Courier New" w:hAnsi="Courier New" w:hint="default"/>
      </w:rPr>
    </w:lvl>
    <w:lvl w:ilvl="2" w:tplc="9386F06A" w:tentative="1">
      <w:start w:val="1"/>
      <w:numFmt w:val="bullet"/>
      <w:lvlText w:val=""/>
      <w:lvlJc w:val="left"/>
      <w:pPr>
        <w:tabs>
          <w:tab w:val="num" w:pos="2220"/>
        </w:tabs>
        <w:ind w:left="2220" w:hanging="360"/>
      </w:pPr>
      <w:rPr>
        <w:rFonts w:ascii="Wingdings" w:hAnsi="Wingdings" w:hint="default"/>
      </w:rPr>
    </w:lvl>
    <w:lvl w:ilvl="3" w:tplc="C80E78F0" w:tentative="1">
      <w:start w:val="1"/>
      <w:numFmt w:val="bullet"/>
      <w:lvlText w:val=""/>
      <w:lvlJc w:val="left"/>
      <w:pPr>
        <w:tabs>
          <w:tab w:val="num" w:pos="2940"/>
        </w:tabs>
        <w:ind w:left="2940" w:hanging="360"/>
      </w:pPr>
      <w:rPr>
        <w:rFonts w:ascii="Symbol" w:hAnsi="Symbol" w:hint="default"/>
      </w:rPr>
    </w:lvl>
    <w:lvl w:ilvl="4" w:tplc="31422894" w:tentative="1">
      <w:start w:val="1"/>
      <w:numFmt w:val="bullet"/>
      <w:lvlText w:val="o"/>
      <w:lvlJc w:val="left"/>
      <w:pPr>
        <w:tabs>
          <w:tab w:val="num" w:pos="3660"/>
        </w:tabs>
        <w:ind w:left="3660" w:hanging="360"/>
      </w:pPr>
      <w:rPr>
        <w:rFonts w:ascii="Courier New" w:hAnsi="Courier New" w:hint="default"/>
      </w:rPr>
    </w:lvl>
    <w:lvl w:ilvl="5" w:tplc="12EC5692" w:tentative="1">
      <w:start w:val="1"/>
      <w:numFmt w:val="bullet"/>
      <w:lvlText w:val=""/>
      <w:lvlJc w:val="left"/>
      <w:pPr>
        <w:tabs>
          <w:tab w:val="num" w:pos="4380"/>
        </w:tabs>
        <w:ind w:left="4380" w:hanging="360"/>
      </w:pPr>
      <w:rPr>
        <w:rFonts w:ascii="Wingdings" w:hAnsi="Wingdings" w:hint="default"/>
      </w:rPr>
    </w:lvl>
    <w:lvl w:ilvl="6" w:tplc="78805402" w:tentative="1">
      <w:start w:val="1"/>
      <w:numFmt w:val="bullet"/>
      <w:lvlText w:val=""/>
      <w:lvlJc w:val="left"/>
      <w:pPr>
        <w:tabs>
          <w:tab w:val="num" w:pos="5100"/>
        </w:tabs>
        <w:ind w:left="5100" w:hanging="360"/>
      </w:pPr>
      <w:rPr>
        <w:rFonts w:ascii="Symbol" w:hAnsi="Symbol" w:hint="default"/>
      </w:rPr>
    </w:lvl>
    <w:lvl w:ilvl="7" w:tplc="4D286E78" w:tentative="1">
      <w:start w:val="1"/>
      <w:numFmt w:val="bullet"/>
      <w:lvlText w:val="o"/>
      <w:lvlJc w:val="left"/>
      <w:pPr>
        <w:tabs>
          <w:tab w:val="num" w:pos="5820"/>
        </w:tabs>
        <w:ind w:left="5820" w:hanging="360"/>
      </w:pPr>
      <w:rPr>
        <w:rFonts w:ascii="Courier New" w:hAnsi="Courier New" w:hint="default"/>
      </w:rPr>
    </w:lvl>
    <w:lvl w:ilvl="8" w:tplc="57385C76" w:tentative="1">
      <w:start w:val="1"/>
      <w:numFmt w:val="bullet"/>
      <w:lvlText w:val=""/>
      <w:lvlJc w:val="left"/>
      <w:pPr>
        <w:tabs>
          <w:tab w:val="num" w:pos="6540"/>
        </w:tabs>
        <w:ind w:left="6540" w:hanging="360"/>
      </w:pPr>
      <w:rPr>
        <w:rFonts w:ascii="Wingdings" w:hAnsi="Wingdings" w:hint="default"/>
      </w:rPr>
    </w:lvl>
  </w:abstractNum>
  <w:abstractNum w:abstractNumId="5" w15:restartNumberingAfterBreak="0">
    <w:nsid w:val="0CC46B8F"/>
    <w:multiLevelType w:val="hybridMultilevel"/>
    <w:tmpl w:val="8ADC9A9E"/>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50" w15:restartNumberingAfterBreak="0">
    <w:nsid w:val="7651616F"/>
    <w:multiLevelType w:val="hybridMultilevel"/>
    <w:tmpl w:val="647C571E"/>
    <w:lvl w:ilvl="0" w:tplc="22660AAC">
      <w:start w:val="1"/>
      <w:numFmt w:val="bullet"/>
      <w:lvlText w:val=""/>
      <w:lvlJc w:val="left"/>
      <w:pPr>
        <w:ind w:left="1854" w:hanging="360"/>
      </w:pPr>
      <w:rPr>
        <w:rFonts w:ascii="Symbol" w:hAnsi="Symbol" w:hint="default"/>
      </w:rPr>
    </w:lvl>
    <w:lvl w:ilvl="1" w:tplc="AA563A7C" w:tentative="1">
      <w:start w:val="1"/>
      <w:numFmt w:val="bullet"/>
      <w:lvlText w:val="o"/>
      <w:lvlJc w:val="left"/>
      <w:pPr>
        <w:ind w:left="2574" w:hanging="360"/>
      </w:pPr>
      <w:rPr>
        <w:rFonts w:ascii="Courier New" w:hAnsi="Courier New" w:cs="Courier New" w:hint="default"/>
      </w:rPr>
    </w:lvl>
    <w:lvl w:ilvl="2" w:tplc="FFB69EE4" w:tentative="1">
      <w:start w:val="1"/>
      <w:numFmt w:val="bullet"/>
      <w:lvlText w:val=""/>
      <w:lvlJc w:val="left"/>
      <w:pPr>
        <w:ind w:left="3294" w:hanging="360"/>
      </w:pPr>
      <w:rPr>
        <w:rFonts w:ascii="Wingdings" w:hAnsi="Wingdings" w:hint="default"/>
      </w:rPr>
    </w:lvl>
    <w:lvl w:ilvl="3" w:tplc="3ECC70D2" w:tentative="1">
      <w:start w:val="1"/>
      <w:numFmt w:val="bullet"/>
      <w:lvlText w:val=""/>
      <w:lvlJc w:val="left"/>
      <w:pPr>
        <w:ind w:left="4014" w:hanging="360"/>
      </w:pPr>
      <w:rPr>
        <w:rFonts w:ascii="Symbol" w:hAnsi="Symbol" w:hint="default"/>
      </w:rPr>
    </w:lvl>
    <w:lvl w:ilvl="4" w:tplc="B5B20C74" w:tentative="1">
      <w:start w:val="1"/>
      <w:numFmt w:val="bullet"/>
      <w:lvlText w:val="o"/>
      <w:lvlJc w:val="left"/>
      <w:pPr>
        <w:ind w:left="4734" w:hanging="360"/>
      </w:pPr>
      <w:rPr>
        <w:rFonts w:ascii="Courier New" w:hAnsi="Courier New" w:cs="Courier New" w:hint="default"/>
      </w:rPr>
    </w:lvl>
    <w:lvl w:ilvl="5" w:tplc="08340BA2" w:tentative="1">
      <w:start w:val="1"/>
      <w:numFmt w:val="bullet"/>
      <w:lvlText w:val=""/>
      <w:lvlJc w:val="left"/>
      <w:pPr>
        <w:ind w:left="5454" w:hanging="360"/>
      </w:pPr>
      <w:rPr>
        <w:rFonts w:ascii="Wingdings" w:hAnsi="Wingdings" w:hint="default"/>
      </w:rPr>
    </w:lvl>
    <w:lvl w:ilvl="6" w:tplc="AF02515E" w:tentative="1">
      <w:start w:val="1"/>
      <w:numFmt w:val="bullet"/>
      <w:lvlText w:val=""/>
      <w:lvlJc w:val="left"/>
      <w:pPr>
        <w:ind w:left="6174" w:hanging="360"/>
      </w:pPr>
      <w:rPr>
        <w:rFonts w:ascii="Symbol" w:hAnsi="Symbol" w:hint="default"/>
      </w:rPr>
    </w:lvl>
    <w:lvl w:ilvl="7" w:tplc="D77AF91E" w:tentative="1">
      <w:start w:val="1"/>
      <w:numFmt w:val="bullet"/>
      <w:lvlText w:val="o"/>
      <w:lvlJc w:val="left"/>
      <w:pPr>
        <w:ind w:left="6894" w:hanging="360"/>
      </w:pPr>
      <w:rPr>
        <w:rFonts w:ascii="Courier New" w:hAnsi="Courier New" w:cs="Courier New" w:hint="default"/>
      </w:rPr>
    </w:lvl>
    <w:lvl w:ilvl="8" w:tplc="B6B4C8B0" w:tentative="1">
      <w:start w:val="1"/>
      <w:numFmt w:val="bullet"/>
      <w:lvlText w:val=""/>
      <w:lvlJc w:val="left"/>
      <w:pPr>
        <w:ind w:left="7614" w:hanging="360"/>
      </w:pPr>
      <w:rPr>
        <w:rFonts w:ascii="Wingdings" w:hAnsi="Wingdings" w:hint="default"/>
      </w:rPr>
    </w:lvl>
  </w:abstractNum>
  <w:abstractNum w:abstractNumId="51" w15:restartNumberingAfterBreak="0">
    <w:nsid w:val="79AA331D"/>
    <w:multiLevelType w:val="multilevel"/>
    <w:tmpl w:val="A740F4E6"/>
    <w:lvl w:ilvl="0">
      <w:start w:val="1"/>
      <w:numFmt w:val="bullet"/>
      <w:lvlText w:val=""/>
      <w:lvlJc w:val="left"/>
      <w:pPr>
        <w:tabs>
          <w:tab w:val="num" w:pos="1134"/>
        </w:tabs>
        <w:ind w:left="1134" w:hanging="567"/>
      </w:pPr>
      <w:rPr>
        <w:rFonts w:ascii="Symbol" w:hAnsi="Symbol" w:hint="default"/>
        <w:b/>
        <w:i w:val="0"/>
        <w:sz w:val="20"/>
      </w:rPr>
    </w:lvl>
    <w:lvl w:ilvl="1">
      <w:start w:val="1"/>
      <w:numFmt w:val="decimal"/>
      <w:lvlText w:val="%1.%2."/>
      <w:lvlJc w:val="left"/>
      <w:pPr>
        <w:tabs>
          <w:tab w:val="num" w:pos="1134"/>
        </w:tabs>
        <w:ind w:left="1134" w:hanging="567"/>
      </w:pPr>
      <w:rPr>
        <w:rFonts w:ascii="Times New Roman" w:hAnsi="Times New Roman" w:hint="default"/>
        <w:sz w:val="20"/>
      </w:rPr>
    </w:lvl>
    <w:lvl w:ilvl="2">
      <w:start w:val="1"/>
      <w:numFmt w:val="lowerLetter"/>
      <w:lvlText w:val="(%3)"/>
      <w:lvlJc w:val="left"/>
      <w:pPr>
        <w:tabs>
          <w:tab w:val="num" w:pos="1701"/>
        </w:tabs>
        <w:ind w:left="1701" w:hanging="567"/>
      </w:pPr>
      <w:rPr>
        <w:rFonts w:ascii="Times New Roman" w:hAnsi="Times New Roman" w:hint="default"/>
        <w:b w:val="0"/>
        <w:i w:val="0"/>
        <w:sz w:val="20"/>
      </w:rPr>
    </w:lvl>
    <w:lvl w:ilvl="3">
      <w:start w:val="1"/>
      <w:numFmt w:val="lowerLetter"/>
      <w:lvlText w:val="(%4)"/>
      <w:lvlJc w:val="left"/>
      <w:pPr>
        <w:tabs>
          <w:tab w:val="num" w:pos="2268"/>
        </w:tabs>
        <w:ind w:left="2268" w:hanging="567"/>
      </w:pPr>
      <w:rPr>
        <w:rFonts w:hint="default"/>
      </w:rPr>
    </w:lvl>
    <w:lvl w:ilvl="4">
      <w:start w:val="1"/>
      <w:numFmt w:val="lowerRoman"/>
      <w:lvlText w:val="(%5)"/>
      <w:lvlJc w:val="left"/>
      <w:pPr>
        <w:tabs>
          <w:tab w:val="num" w:pos="2835"/>
        </w:tabs>
        <w:ind w:left="2835" w:hanging="567"/>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xmlns:w="http://schemas.openxmlformats.org/wordprocessingml/2006/main" xmlns:w15="http://schemas.microsoft.com/office/word/2012/wordml" w:abstractNumId="52" w15:restartNumberingAfterBreak="0">
    <w:nsid w:val="037F5369"/>
    <w:multiLevelType w:val="hybridMultilevel"/>
    <w:tmpl w:val="694E515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xmlns:w="http://schemas.openxmlformats.org/wordprocessingml/2006/main" xmlns:w15="http://schemas.microsoft.com/office/word/2012/wordml" w:abstractNumId="53" w15:restartNumberingAfterBreak="0">
    <w:nsid w:val="0D246060"/>
    <w:multiLevelType w:val="multilevel"/>
    <w:tmpl w:val="24D0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xmlns:w15="http://schemas.microsoft.com/office/word/2012/wordml" w:abstractNumId="54" w15:restartNumberingAfterBreak="0">
    <w:nsid w:val="0F8635C6"/>
    <w:multiLevelType w:val="multilevel"/>
    <w:tmpl w:val="1846B0CA"/>
    <w:lvl w:ilvl="0">
      <w:start w:val="2"/>
      <w:numFmt w:val="decimal"/>
      <w:lvlText w:val="%1."/>
      <w:lvlJc w:val="left"/>
      <w:pPr>
        <w:ind w:left="360" w:hanging="360"/>
      </w:pPr>
      <w:rPr>
        <w:rFonts w:hint="default"/>
        <w:b/>
        <w:sz w:val="16"/>
        <w:szCs w:val="16"/>
      </w:rPr>
    </w:lvl>
    <w:lvl w:ilvl="1">
      <w:start w:val="1"/>
      <w:numFmt w:val="lowerLetter"/>
      <w:lvlText w:val="%2)"/>
      <w:lvlJc w:val="left"/>
      <w:pPr>
        <w:ind w:left="990" w:hanging="360"/>
      </w:pPr>
      <w:rPr>
        <w:rFonts w:hint="default" w:ascii="Arial" w:hAnsi="Arial" w:cs="Arial"/>
        <w:b w:val="0"/>
        <w:sz w:val="16"/>
        <w:szCs w:val="16"/>
      </w:rPr>
    </w:lvl>
    <w:lvl w:ilvl="2">
      <w:start w:val="1"/>
      <w:numFmt w:val="lowerRoman"/>
      <w:lvlText w:val="%3)"/>
      <w:lvlJc w:val="left"/>
      <w:pPr>
        <w:ind w:left="1080" w:hanging="360"/>
      </w:pPr>
      <w:rPr>
        <w:rFonts w:hint="default"/>
        <w:b w:val="0"/>
        <w:sz w:val="16"/>
        <w:szCs w:val="1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xmlns:w="http://schemas.openxmlformats.org/wordprocessingml/2006/main" xmlns:w15="http://schemas.microsoft.com/office/word/2012/wordml" w:abstractNumId="55" w15:restartNumberingAfterBreak="0">
    <w:nsid w:val="103E4B4A"/>
    <w:multiLevelType w:val="hybridMultilevel"/>
    <w:tmpl w:val="B59A870C"/>
    <w:lvl w:ilvl="0" w:tplc="F44C8BE8">
      <w:start w:val="1"/>
      <w:numFmt w:val="upperLetter"/>
      <w:lvlText w:val="%1."/>
      <w:lvlJc w:val="left"/>
      <w:pPr>
        <w:ind w:left="1440" w:hanging="720"/>
      </w:pPr>
      <w:rPr>
        <w:rFonts w:hint="default"/>
      </w:rPr>
    </w:lvl>
    <w:lvl w:ilvl="1" w:tplc="08090011">
      <w:start w:val="1"/>
      <w:numFmt w:val="decimal"/>
      <w:lvlText w:val="%2)"/>
      <w:lvlJc w:val="left"/>
      <w:pPr>
        <w:ind w:left="1800" w:hanging="360"/>
      </w:pPr>
      <w:rPr>
        <w:b w:val="0"/>
      </w:r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xmlns:w="http://schemas.openxmlformats.org/wordprocessingml/2006/main" xmlns:w15="http://schemas.microsoft.com/office/word/2012/wordml" w:abstractNumId="56" w15:restartNumberingAfterBreak="0">
    <w:nsid w:val="146D3F38"/>
    <w:multiLevelType w:val="hybridMultilevel"/>
    <w:tmpl w:val="342613F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xmlns:w="http://schemas.openxmlformats.org/wordprocessingml/2006/main" xmlns:w15="http://schemas.microsoft.com/office/word/2012/wordml" w:abstractNumId="57" w15:restartNumberingAfterBreak="0">
    <w:nsid w:val="1EB82C64"/>
    <w:multiLevelType w:val="multilevel"/>
    <w:tmpl w:val="8B665504"/>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360" w:hanging="36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720" w:hanging="72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080" w:hanging="1080"/>
      </w:pPr>
      <w:rPr>
        <w:rFonts w:hint="default"/>
        <w:b w:val="0"/>
      </w:rPr>
    </w:lvl>
    <w:lvl w:ilvl="8">
      <w:start w:val="1"/>
      <w:numFmt w:val="decimal"/>
      <w:lvlText w:val="%1.%2.%3.%4.%5.%6.%7.%8.%9"/>
      <w:lvlJc w:val="left"/>
      <w:pPr>
        <w:ind w:left="1080" w:hanging="1080"/>
      </w:pPr>
      <w:rPr>
        <w:rFonts w:hint="default"/>
        <w:b w:val="0"/>
      </w:rPr>
    </w:lvl>
  </w:abstractNum>
  <w:abstractNum xmlns:w="http://schemas.openxmlformats.org/wordprocessingml/2006/main" xmlns:w15="http://schemas.microsoft.com/office/word/2012/wordml" w:abstractNumId="58" w15:restartNumberingAfterBreak="0">
    <w:nsid w:val="23471CB1"/>
    <w:multiLevelType w:val="multilevel"/>
    <w:tmpl w:val="5602E50A"/>
    <w:lvl w:ilvl="0">
      <w:start w:val="1"/>
      <w:numFmt w:val="decimal"/>
      <w:lvlText w:val="%1."/>
      <w:lvlJc w:val="left"/>
      <w:pPr>
        <w:ind w:left="360" w:hanging="360"/>
      </w:pPr>
      <w:rPr>
        <w:rFonts w:hint="default"/>
        <w:b/>
      </w:rPr>
    </w:lvl>
    <w:lvl w:ilvl="1">
      <w:start w:val="1"/>
      <w:numFmt w:val="lowerLetter"/>
      <w:lvlText w:val="%2)"/>
      <w:lvlJc w:val="left"/>
      <w:pPr>
        <w:ind w:left="990" w:hanging="360"/>
      </w:pPr>
      <w:rPr>
        <w:rFonts w:hint="default"/>
        <w:b w:val="0"/>
      </w:rPr>
    </w:lvl>
    <w:lvl w:ilvl="2">
      <w:start w:val="1"/>
      <w:numFmt w:val="lowerRoman"/>
      <w:lvlText w:val="%3)"/>
      <w:lvlJc w:val="left"/>
      <w:pPr>
        <w:ind w:left="1080" w:hanging="360"/>
      </w:pPr>
      <w:rPr>
        <w:rFonts w:hint="default"/>
        <w:b w:val="0"/>
        <w:sz w:val="20"/>
        <w:szCs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xmlns:w="http://schemas.openxmlformats.org/wordprocessingml/2006/main" xmlns:w15="http://schemas.microsoft.com/office/word/2012/wordml" w:abstractNumId="59" w15:restartNumberingAfterBreak="0">
    <w:nsid w:val="236C0C9A"/>
    <w:multiLevelType w:val="hybridMultilevel"/>
    <w:tmpl w:val="761EEF18"/>
    <w:lvl w:ilvl="0" w:tplc="25186FE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1350CF"/>
    <w:multiLevelType w:val="hybridMultilevel"/>
    <w:tmpl w:val="9C88893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xmlns:w="http://schemas.openxmlformats.org/wordprocessingml/2006/main" xmlns:w15="http://schemas.microsoft.com/office/word/2012/wordml" w:abstractNumId="60" w15:restartNumberingAfterBreak="0">
    <w:nsid w:val="2FD94C0F"/>
    <w:multiLevelType w:val="multilevel"/>
    <w:tmpl w:val="2BE8CBD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xmlns:w="http://schemas.openxmlformats.org/wordprocessingml/2006/main" xmlns:w15="http://schemas.microsoft.com/office/word/2012/wordml" w:abstractNumId="61" w15:restartNumberingAfterBreak="0">
    <w:nsid w:val="3C0D0272"/>
    <w:multiLevelType w:val="hybridMultilevel"/>
    <w:tmpl w:val="E5929DDE"/>
    <w:lvl w:ilvl="0" w:tplc="52366B38">
      <w:start w:val="1"/>
      <w:numFmt w:val="lowerRoman"/>
      <w:lvlText w:val="(%1)"/>
      <w:lvlJc w:val="left"/>
      <w:pPr>
        <w:ind w:left="960" w:hanging="720"/>
      </w:pPr>
      <w:rPr>
        <w:rFonts w:hint="default"/>
      </w:rPr>
    </w:lvl>
    <w:lvl w:ilvl="1" w:tplc="08090019" w:tentative="1">
      <w:start w:val="1"/>
      <w:numFmt w:val="lowerLetter"/>
      <w:lvlText w:val="%2."/>
      <w:lvlJc w:val="left"/>
      <w:pPr>
        <w:ind w:left="1320" w:hanging="360"/>
      </w:pPr>
    </w:lvl>
    <w:lvl w:ilvl="2" w:tplc="0809001B" w:tentative="1">
      <w:start w:val="1"/>
      <w:numFmt w:val="lowerRoman"/>
      <w:lvlText w:val="%3."/>
      <w:lvlJc w:val="right"/>
      <w:pPr>
        <w:ind w:left="2040" w:hanging="180"/>
      </w:pPr>
    </w:lvl>
    <w:lvl w:ilvl="3" w:tplc="0809000F" w:tentative="1">
      <w:start w:val="1"/>
      <w:numFmt w:val="decimal"/>
      <w:lvlText w:val="%4."/>
      <w:lvlJc w:val="left"/>
      <w:pPr>
        <w:ind w:left="2760" w:hanging="360"/>
      </w:pPr>
    </w:lvl>
    <w:lvl w:ilvl="4" w:tplc="08090019" w:tentative="1">
      <w:start w:val="1"/>
      <w:numFmt w:val="lowerLetter"/>
      <w:lvlText w:val="%5."/>
      <w:lvlJc w:val="left"/>
      <w:pPr>
        <w:ind w:left="3480" w:hanging="360"/>
      </w:pPr>
    </w:lvl>
    <w:lvl w:ilvl="5" w:tplc="0809001B" w:tentative="1">
      <w:start w:val="1"/>
      <w:numFmt w:val="lowerRoman"/>
      <w:lvlText w:val="%6."/>
      <w:lvlJc w:val="right"/>
      <w:pPr>
        <w:ind w:left="4200" w:hanging="180"/>
      </w:pPr>
    </w:lvl>
    <w:lvl w:ilvl="6" w:tplc="0809000F" w:tentative="1">
      <w:start w:val="1"/>
      <w:numFmt w:val="decimal"/>
      <w:lvlText w:val="%7."/>
      <w:lvlJc w:val="left"/>
      <w:pPr>
        <w:ind w:left="4920" w:hanging="360"/>
      </w:pPr>
    </w:lvl>
    <w:lvl w:ilvl="7" w:tplc="08090019" w:tentative="1">
      <w:start w:val="1"/>
      <w:numFmt w:val="lowerLetter"/>
      <w:lvlText w:val="%8."/>
      <w:lvlJc w:val="left"/>
      <w:pPr>
        <w:ind w:left="5640" w:hanging="360"/>
      </w:pPr>
    </w:lvl>
    <w:lvl w:ilvl="8" w:tplc="0809001B" w:tentative="1">
      <w:start w:val="1"/>
      <w:numFmt w:val="lowerRoman"/>
      <w:lvlText w:val="%9."/>
      <w:lvlJc w:val="right"/>
      <w:pPr>
        <w:ind w:left="6360" w:hanging="180"/>
      </w:pPr>
    </w:lvl>
  </w:abstractNum>
  <w:abstractNum xmlns:w="http://schemas.openxmlformats.org/wordprocessingml/2006/main" xmlns:w15="http://schemas.microsoft.com/office/word/2012/wordml" w:abstractNumId="62" w15:restartNumberingAfterBreak="0">
    <w:nsid w:val="3E9B7429"/>
    <w:multiLevelType w:val="hybridMultilevel"/>
    <w:tmpl w:val="2DF4572C"/>
    <w:lvl w:ilvl="0" w:tplc="04090005">
      <w:start w:val="1"/>
      <w:numFmt w:val="bullet"/>
      <w:lvlText w:val=""/>
      <w:lvlJc w:val="left"/>
      <w:pPr>
        <w:ind w:left="360" w:hanging="360"/>
      </w:pPr>
      <w:rPr>
        <w:rFonts w:hint="default" w:ascii="Wingdings" w:hAnsi="Wingdings"/>
      </w:rPr>
    </w:lvl>
    <w:lvl w:ilvl="1" w:tplc="04090003">
      <w:start w:val="1"/>
      <w:numFmt w:val="bullet"/>
      <w:lvlText w:val="o"/>
      <w:lvlJc w:val="left"/>
      <w:pPr>
        <w:ind w:left="2291" w:hanging="360"/>
      </w:pPr>
      <w:rPr>
        <w:rFonts w:hint="default" w:ascii="Courier New" w:hAnsi="Courier New" w:cs="Courier New"/>
      </w:rPr>
    </w:lvl>
    <w:lvl w:ilvl="2" w:tplc="04090005" w:tentative="1">
      <w:start w:val="1"/>
      <w:numFmt w:val="bullet"/>
      <w:lvlText w:val=""/>
      <w:lvlJc w:val="left"/>
      <w:pPr>
        <w:ind w:left="3011" w:hanging="360"/>
      </w:pPr>
      <w:rPr>
        <w:rFonts w:hint="default" w:ascii="Wingdings" w:hAnsi="Wingdings"/>
      </w:rPr>
    </w:lvl>
    <w:lvl w:ilvl="3" w:tplc="04090001" w:tentative="1">
      <w:start w:val="1"/>
      <w:numFmt w:val="bullet"/>
      <w:lvlText w:val=""/>
      <w:lvlJc w:val="left"/>
      <w:pPr>
        <w:ind w:left="3731" w:hanging="360"/>
      </w:pPr>
      <w:rPr>
        <w:rFonts w:hint="default" w:ascii="Symbol" w:hAnsi="Symbol"/>
      </w:rPr>
    </w:lvl>
    <w:lvl w:ilvl="4" w:tplc="04090003" w:tentative="1">
      <w:start w:val="1"/>
      <w:numFmt w:val="bullet"/>
      <w:lvlText w:val="o"/>
      <w:lvlJc w:val="left"/>
      <w:pPr>
        <w:ind w:left="4451" w:hanging="360"/>
      </w:pPr>
      <w:rPr>
        <w:rFonts w:hint="default" w:ascii="Courier New" w:hAnsi="Courier New" w:cs="Courier New"/>
      </w:rPr>
    </w:lvl>
    <w:lvl w:ilvl="5" w:tplc="04090005" w:tentative="1">
      <w:start w:val="1"/>
      <w:numFmt w:val="bullet"/>
      <w:lvlText w:val=""/>
      <w:lvlJc w:val="left"/>
      <w:pPr>
        <w:ind w:left="5171" w:hanging="360"/>
      </w:pPr>
      <w:rPr>
        <w:rFonts w:hint="default" w:ascii="Wingdings" w:hAnsi="Wingdings"/>
      </w:rPr>
    </w:lvl>
    <w:lvl w:ilvl="6" w:tplc="04090001" w:tentative="1">
      <w:start w:val="1"/>
      <w:numFmt w:val="bullet"/>
      <w:lvlText w:val=""/>
      <w:lvlJc w:val="left"/>
      <w:pPr>
        <w:ind w:left="5891" w:hanging="360"/>
      </w:pPr>
      <w:rPr>
        <w:rFonts w:hint="default" w:ascii="Symbol" w:hAnsi="Symbol"/>
      </w:rPr>
    </w:lvl>
    <w:lvl w:ilvl="7" w:tplc="04090003" w:tentative="1">
      <w:start w:val="1"/>
      <w:numFmt w:val="bullet"/>
      <w:lvlText w:val="o"/>
      <w:lvlJc w:val="left"/>
      <w:pPr>
        <w:ind w:left="6611" w:hanging="360"/>
      </w:pPr>
      <w:rPr>
        <w:rFonts w:hint="default" w:ascii="Courier New" w:hAnsi="Courier New" w:cs="Courier New"/>
      </w:rPr>
    </w:lvl>
    <w:lvl w:ilvl="8" w:tplc="04090005" w:tentative="1">
      <w:start w:val="1"/>
      <w:numFmt w:val="bullet"/>
      <w:lvlText w:val=""/>
      <w:lvlJc w:val="left"/>
      <w:pPr>
        <w:ind w:left="7331" w:hanging="360"/>
      </w:pPr>
      <w:rPr>
        <w:rFonts w:hint="default" w:ascii="Wingdings" w:hAnsi="Wingdings"/>
      </w:rPr>
    </w:lvl>
  </w:abstractNum>
  <w:abstractNum xmlns:w="http://schemas.openxmlformats.org/wordprocessingml/2006/main" xmlns:w15="http://schemas.microsoft.com/office/word/2012/wordml" w:abstractNumId="63" w15:restartNumberingAfterBreak="0">
    <w:nsid w:val="41ED6545"/>
    <w:multiLevelType w:val="multilevel"/>
    <w:tmpl w:val="CC206602"/>
    <w:lvl w:ilvl="0">
      <w:start w:val="1"/>
      <w:numFmt w:val="decimal"/>
      <w:lvlText w:val="%1."/>
      <w:lvlJc w:val="left"/>
      <w:pPr>
        <w:ind w:left="360" w:hanging="360"/>
      </w:pPr>
      <w:rPr>
        <w:rFonts w:hint="default"/>
        <w:b/>
      </w:rPr>
    </w:lvl>
    <w:lvl w:ilvl="1">
      <w:start w:val="1"/>
      <w:numFmt w:val="lowerLetter"/>
      <w:lvlText w:val="%2)"/>
      <w:lvlJc w:val="left"/>
      <w:pPr>
        <w:ind w:left="720" w:hanging="360"/>
      </w:pPr>
      <w:rPr>
        <w:rFonts w:hint="default"/>
        <w:b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xmlns:w="http://schemas.openxmlformats.org/wordprocessingml/2006/main" xmlns:w15="http://schemas.microsoft.com/office/word/2012/wordml" w:abstractNumId="64" w15:restartNumberingAfterBreak="0">
    <w:nsid w:val="47EB43CD"/>
    <w:multiLevelType w:val="multilevel"/>
    <w:tmpl w:val="6C428476"/>
    <w:lvl w:ilvl="0">
      <w:start w:val="2"/>
      <w:numFmt w:val="decimal"/>
      <w:lvlText w:val="%1."/>
      <w:lvlJc w:val="left"/>
      <w:pPr>
        <w:ind w:left="360" w:hanging="360"/>
      </w:pPr>
      <w:rPr>
        <w:rFonts w:hint="default"/>
        <w:b/>
      </w:rPr>
    </w:lvl>
    <w:lvl w:ilvl="1">
      <w:start w:val="1"/>
      <w:numFmt w:val="lowerLetter"/>
      <w:lvlText w:val="%2)"/>
      <w:lvlJc w:val="left"/>
      <w:pPr>
        <w:ind w:left="990" w:hanging="360"/>
      </w:pPr>
      <w:rPr>
        <w:rFonts w:hint="default"/>
        <w:b w:val="0"/>
        <w:sz w:val="16"/>
        <w:szCs w:val="16"/>
      </w:rPr>
    </w:lvl>
    <w:lvl w:ilvl="2">
      <w:start w:val="1"/>
      <w:numFmt w:val="lowerRoman"/>
      <w:lvlText w:val="%3)"/>
      <w:lvlJc w:val="left"/>
      <w:pPr>
        <w:ind w:left="1080" w:hanging="360"/>
      </w:pPr>
      <w:rPr>
        <w:rFonts w:hint="default"/>
        <w:b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xmlns:w="http://schemas.openxmlformats.org/wordprocessingml/2006/main" xmlns:w15="http://schemas.microsoft.com/office/word/2012/wordml" w:abstractNumId="65" w15:restartNumberingAfterBreak="0">
    <w:nsid w:val="490809D0"/>
    <w:multiLevelType w:val="hybridMultilevel"/>
    <w:tmpl w:val="4F1E945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xmlns:w="http://schemas.openxmlformats.org/wordprocessingml/2006/main" xmlns:w15="http://schemas.microsoft.com/office/word/2012/wordml" w:abstractNumId="66" w15:restartNumberingAfterBreak="0">
    <w:nsid w:val="4BDC6C10"/>
    <w:multiLevelType w:val="hybridMultilevel"/>
    <w:tmpl w:val="F386E442"/>
    <w:lvl w:ilvl="0" w:tplc="08090003">
      <w:start w:val="1"/>
      <w:numFmt w:val="bullet"/>
      <w:lvlText w:val="o"/>
      <w:lvlJc w:val="left"/>
      <w:pPr>
        <w:ind w:left="1440" w:hanging="360"/>
      </w:pPr>
      <w:rPr>
        <w:rFonts w:hint="default" w:ascii="Courier New" w:hAnsi="Courier New" w:cs="Courier New"/>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xmlns:w="http://schemas.openxmlformats.org/wordprocessingml/2006/main" xmlns:w15="http://schemas.microsoft.com/office/word/2012/wordml" w:abstractNumId="67" w15:restartNumberingAfterBreak="0">
    <w:nsid w:val="4C1F07A2"/>
    <w:multiLevelType w:val="multilevel"/>
    <w:tmpl w:val="E96C5BAE"/>
    <w:lvl w:ilvl="0">
      <w:start w:val="1"/>
      <w:numFmt w:val="lowerLetter"/>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360" w:hanging="36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720" w:hanging="720"/>
      </w:pPr>
      <w:rPr>
        <w:rFonts w:hint="default"/>
        <w:b w:val="0"/>
      </w:rPr>
    </w:lvl>
    <w:lvl w:ilvl="6">
      <w:start w:val="1"/>
      <w:numFmt w:val="decimal"/>
      <w:lvlText w:val="%1.%2.%3.%4.%5.%6.%7"/>
      <w:lvlJc w:val="left"/>
      <w:pPr>
        <w:ind w:left="720" w:hanging="720"/>
      </w:pPr>
      <w:rPr>
        <w:rFonts w:hint="default"/>
        <w:b w:val="0"/>
      </w:rPr>
    </w:lvl>
    <w:lvl w:ilvl="7">
      <w:start w:val="1"/>
      <w:numFmt w:val="decimal"/>
      <w:lvlText w:val="%1.%2.%3.%4.%5.%6.%7.%8"/>
      <w:lvlJc w:val="left"/>
      <w:pPr>
        <w:ind w:left="1080" w:hanging="1080"/>
      </w:pPr>
      <w:rPr>
        <w:rFonts w:hint="default"/>
        <w:b w:val="0"/>
      </w:rPr>
    </w:lvl>
    <w:lvl w:ilvl="8">
      <w:start w:val="1"/>
      <w:numFmt w:val="decimal"/>
      <w:lvlText w:val="%1.%2.%3.%4.%5.%6.%7.%8.%9"/>
      <w:lvlJc w:val="left"/>
      <w:pPr>
        <w:ind w:left="1080" w:hanging="1080"/>
      </w:pPr>
      <w:rPr>
        <w:rFonts w:hint="default"/>
        <w:b w:val="0"/>
      </w:rPr>
    </w:lvl>
  </w:abstractNum>
  <w:abstractNum xmlns:w="http://schemas.openxmlformats.org/wordprocessingml/2006/main" xmlns:w15="http://schemas.microsoft.com/office/word/2012/wordml" w:abstractNumId="68" w15:restartNumberingAfterBreak="0">
    <w:nsid w:val="4D1B3FA0"/>
    <w:multiLevelType w:val="hybridMultilevel"/>
    <w:tmpl w:val="3AF08D3C"/>
    <w:lvl w:ilvl="0" w:tplc="08090003">
      <w:start w:val="1"/>
      <w:numFmt w:val="bullet"/>
      <w:lvlText w:val="o"/>
      <w:lvlJc w:val="left"/>
      <w:pPr>
        <w:ind w:left="960" w:hanging="360"/>
      </w:pPr>
      <w:rPr>
        <w:rFonts w:hint="default" w:ascii="Courier New" w:hAnsi="Courier New" w:cs="Courier New"/>
      </w:rPr>
    </w:lvl>
    <w:lvl w:ilvl="1" w:tplc="08090003" w:tentative="1">
      <w:start w:val="1"/>
      <w:numFmt w:val="bullet"/>
      <w:lvlText w:val="o"/>
      <w:lvlJc w:val="left"/>
      <w:pPr>
        <w:ind w:left="1680" w:hanging="360"/>
      </w:pPr>
      <w:rPr>
        <w:rFonts w:hint="default" w:ascii="Courier New" w:hAnsi="Courier New" w:cs="Courier New"/>
      </w:rPr>
    </w:lvl>
    <w:lvl w:ilvl="2" w:tplc="08090005" w:tentative="1">
      <w:start w:val="1"/>
      <w:numFmt w:val="bullet"/>
      <w:lvlText w:val=""/>
      <w:lvlJc w:val="left"/>
      <w:pPr>
        <w:ind w:left="2400" w:hanging="360"/>
      </w:pPr>
      <w:rPr>
        <w:rFonts w:hint="default" w:ascii="Wingdings" w:hAnsi="Wingdings"/>
      </w:rPr>
    </w:lvl>
    <w:lvl w:ilvl="3" w:tplc="08090001" w:tentative="1">
      <w:start w:val="1"/>
      <w:numFmt w:val="bullet"/>
      <w:lvlText w:val=""/>
      <w:lvlJc w:val="left"/>
      <w:pPr>
        <w:ind w:left="3120" w:hanging="360"/>
      </w:pPr>
      <w:rPr>
        <w:rFonts w:hint="default" w:ascii="Symbol" w:hAnsi="Symbol"/>
      </w:rPr>
    </w:lvl>
    <w:lvl w:ilvl="4" w:tplc="08090003" w:tentative="1">
      <w:start w:val="1"/>
      <w:numFmt w:val="bullet"/>
      <w:lvlText w:val="o"/>
      <w:lvlJc w:val="left"/>
      <w:pPr>
        <w:ind w:left="3840" w:hanging="360"/>
      </w:pPr>
      <w:rPr>
        <w:rFonts w:hint="default" w:ascii="Courier New" w:hAnsi="Courier New" w:cs="Courier New"/>
      </w:rPr>
    </w:lvl>
    <w:lvl w:ilvl="5" w:tplc="08090005" w:tentative="1">
      <w:start w:val="1"/>
      <w:numFmt w:val="bullet"/>
      <w:lvlText w:val=""/>
      <w:lvlJc w:val="left"/>
      <w:pPr>
        <w:ind w:left="4560" w:hanging="360"/>
      </w:pPr>
      <w:rPr>
        <w:rFonts w:hint="default" w:ascii="Wingdings" w:hAnsi="Wingdings"/>
      </w:rPr>
    </w:lvl>
    <w:lvl w:ilvl="6" w:tplc="08090001" w:tentative="1">
      <w:start w:val="1"/>
      <w:numFmt w:val="bullet"/>
      <w:lvlText w:val=""/>
      <w:lvlJc w:val="left"/>
      <w:pPr>
        <w:ind w:left="5280" w:hanging="360"/>
      </w:pPr>
      <w:rPr>
        <w:rFonts w:hint="default" w:ascii="Symbol" w:hAnsi="Symbol"/>
      </w:rPr>
    </w:lvl>
    <w:lvl w:ilvl="7" w:tplc="08090003" w:tentative="1">
      <w:start w:val="1"/>
      <w:numFmt w:val="bullet"/>
      <w:lvlText w:val="o"/>
      <w:lvlJc w:val="left"/>
      <w:pPr>
        <w:ind w:left="6000" w:hanging="360"/>
      </w:pPr>
      <w:rPr>
        <w:rFonts w:hint="default" w:ascii="Courier New" w:hAnsi="Courier New" w:cs="Courier New"/>
      </w:rPr>
    </w:lvl>
    <w:lvl w:ilvl="8" w:tplc="08090005" w:tentative="1">
      <w:start w:val="1"/>
      <w:numFmt w:val="bullet"/>
      <w:lvlText w:val=""/>
      <w:lvlJc w:val="left"/>
      <w:pPr>
        <w:ind w:left="6720" w:hanging="360"/>
      </w:pPr>
      <w:rPr>
        <w:rFonts w:hint="default" w:ascii="Wingdings" w:hAnsi="Wingdings"/>
      </w:rPr>
    </w:lvl>
  </w:abstractNum>
  <w:abstractNum xmlns:w="http://schemas.openxmlformats.org/wordprocessingml/2006/main" xmlns:w15="http://schemas.microsoft.com/office/word/2012/wordml" w:abstractNumId="69" w15:restartNumberingAfterBreak="0">
    <w:nsid w:val="5260669A"/>
    <w:multiLevelType w:val="multilevel"/>
    <w:tmpl w:val="CBAAB49E"/>
    <w:lvl w:ilvl="0">
      <w:start w:val="3"/>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360" w:hanging="36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720" w:hanging="72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080" w:hanging="1080"/>
      </w:pPr>
      <w:rPr>
        <w:rFonts w:hint="default"/>
        <w:b w:val="0"/>
      </w:rPr>
    </w:lvl>
    <w:lvl w:ilvl="8">
      <w:start w:val="1"/>
      <w:numFmt w:val="decimal"/>
      <w:lvlText w:val="%1.%2.%3.%4.%5.%6.%7.%8.%9"/>
      <w:lvlJc w:val="left"/>
      <w:pPr>
        <w:ind w:left="1080" w:hanging="1080"/>
      </w:pPr>
      <w:rPr>
        <w:rFonts w:hint="default"/>
        <w:b w:val="0"/>
      </w:rPr>
    </w:lvl>
  </w:abstractNum>
  <w:abstractNum w:abstractNumId="7" w15:restartNumberingAfterBreak="0">
    <w:nsid w:val="108D29EB"/>
    <w:multiLevelType w:val="hybridMultilevel"/>
    <w:tmpl w:val="CE7871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xmlns:w="http://schemas.openxmlformats.org/wordprocessingml/2006/main" xmlns:w15="http://schemas.microsoft.com/office/word/2012/wordml" w:abstractNumId="70" w15:restartNumberingAfterBreak="0">
    <w:nsid w:val="53F11655"/>
    <w:multiLevelType w:val="multilevel"/>
    <w:tmpl w:val="D46A620C"/>
    <w:lvl w:ilvl="0">
      <w:start w:val="3"/>
      <w:numFmt w:val="decimal"/>
      <w:pStyle w:val="CXI_6a6ccf20_ListNumber"/>
      <w:lvlText w:val="%1"/>
      <w:lvlJc w:val="left"/>
      <w:pPr>
        <w:ind w:left="360" w:hanging="360"/>
      </w:pPr>
      <w:rPr>
        <w:b w:val="0"/>
      </w:rPr>
    </w:lvl>
    <w:lvl w:ilvl="1">
      <w:start w:val="1"/>
      <w:numFmt w:val="decimal"/>
      <w:lvlText w:val="%1.%2"/>
      <w:lvlJc w:val="left"/>
      <w:pPr>
        <w:ind w:left="360" w:hanging="360"/>
      </w:pPr>
      <w:rPr>
        <w:b w:val="0"/>
      </w:rPr>
    </w:lvl>
    <w:lvl w:ilvl="2">
      <w:start w:val="1"/>
      <w:numFmt w:val="decimal"/>
      <w:lvlText w:val="%1.%2.%3"/>
      <w:lvlJc w:val="left"/>
      <w:pPr>
        <w:ind w:left="360" w:hanging="360"/>
      </w:pPr>
      <w:rPr>
        <w:b w:val="0"/>
      </w:rPr>
    </w:lvl>
    <w:lvl w:ilvl="3">
      <w:start w:val="1"/>
      <w:numFmt w:val="decimal"/>
      <w:lvlText w:val="%1.%2.%3.%4"/>
      <w:lvlJc w:val="left"/>
      <w:pPr>
        <w:ind w:left="720" w:hanging="720"/>
      </w:pPr>
      <w:rPr>
        <w:b w:val="0"/>
      </w:rPr>
    </w:lvl>
    <w:lvl w:ilvl="4">
      <w:start w:val="1"/>
      <w:numFmt w:val="decimal"/>
      <w:lvlText w:val="%1.%2.%3.%4.%5"/>
      <w:lvlJc w:val="left"/>
      <w:pPr>
        <w:ind w:left="720" w:hanging="720"/>
      </w:pPr>
      <w:rPr>
        <w:b w:val="0"/>
      </w:rPr>
    </w:lvl>
    <w:lvl w:ilvl="5">
      <w:start w:val="1"/>
      <w:numFmt w:val="decimal"/>
      <w:lvlText w:val="%1.%2.%3.%4.%5.%6"/>
      <w:lvlJc w:val="left"/>
      <w:pPr>
        <w:ind w:left="720" w:hanging="720"/>
      </w:pPr>
      <w:rPr>
        <w:b w:val="0"/>
      </w:rPr>
    </w:lvl>
    <w:lvl w:ilvl="6">
      <w:start w:val="1"/>
      <w:numFmt w:val="decimal"/>
      <w:lvlText w:val="%1.%2.%3.%4.%5.%6.%7"/>
      <w:lvlJc w:val="left"/>
      <w:pPr>
        <w:ind w:left="720" w:hanging="720"/>
      </w:pPr>
      <w:rPr>
        <w:b w:val="0"/>
      </w:rPr>
    </w:lvl>
    <w:lvl w:ilvl="7">
      <w:start w:val="1"/>
      <w:numFmt w:val="decimal"/>
      <w:lvlText w:val="%1.%2.%3.%4.%5.%6.%7.%8"/>
      <w:lvlJc w:val="left"/>
      <w:pPr>
        <w:ind w:left="1080" w:hanging="1080"/>
      </w:pPr>
      <w:rPr>
        <w:b w:val="0"/>
      </w:rPr>
    </w:lvl>
    <w:lvl w:ilvl="8">
      <w:start w:val="1"/>
      <w:numFmt w:val="decimal"/>
      <w:lvlText w:val="%1.%2.%3.%4.%5.%6.%7.%8.%9"/>
      <w:lvlJc w:val="left"/>
      <w:pPr>
        <w:ind w:left="1080" w:hanging="1080"/>
      </w:pPr>
      <w:rPr>
        <w:b w:val="0"/>
      </w:rPr>
    </w:lvl>
  </w:abstractNum>
  <w:abstractNum xmlns:w="http://schemas.openxmlformats.org/wordprocessingml/2006/main" xmlns:w15="http://schemas.microsoft.com/office/word/2012/wordml" w:abstractNumId="71" w15:restartNumberingAfterBreak="0">
    <w:nsid w:val="5421494E"/>
    <w:multiLevelType w:val="hybridMultilevel"/>
    <w:tmpl w:val="0EB46470"/>
    <w:lvl w:ilvl="0" w:tplc="08090001">
      <w:start w:val="1"/>
      <w:numFmt w:val="bullet"/>
      <w:lvlText w:val=""/>
      <w:lvlJc w:val="left"/>
      <w:pPr>
        <w:ind w:left="1429" w:hanging="360"/>
      </w:pPr>
      <w:rPr>
        <w:rFonts w:hint="default" w:ascii="Symbol" w:hAnsi="Symbol"/>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xmlns:w="http://schemas.openxmlformats.org/wordprocessingml/2006/main" xmlns:w15="http://schemas.microsoft.com/office/word/2012/wordml" w:abstractNumId="72" w15:restartNumberingAfterBreak="0">
    <w:nsid w:val="54714B55"/>
    <w:multiLevelType w:val="hybridMultilevel"/>
    <w:tmpl w:val="8B9E9486"/>
    <w:lvl w:ilvl="0" w:tplc="04130015">
      <w:start w:val="1"/>
      <w:numFmt w:val="upperLetter"/>
      <w:lvlText w:val="%1."/>
      <w:lvlJc w:val="left"/>
      <w:pPr>
        <w:ind w:left="644" w:hanging="360"/>
      </w:pPr>
    </w:lvl>
    <w:lvl w:ilvl="1" w:tplc="04130019" w:tentative="1">
      <w:start w:val="1"/>
      <w:numFmt w:val="lowerLetter"/>
      <w:lvlText w:val="%2."/>
      <w:lvlJc w:val="left"/>
      <w:pPr>
        <w:ind w:left="1364" w:hanging="360"/>
      </w:pPr>
    </w:lvl>
    <w:lvl w:ilvl="2" w:tplc="0413001B" w:tentative="1">
      <w:start w:val="1"/>
      <w:numFmt w:val="lowerRoman"/>
      <w:lvlText w:val="%3."/>
      <w:lvlJc w:val="right"/>
      <w:pPr>
        <w:ind w:left="2084" w:hanging="180"/>
      </w:pPr>
    </w:lvl>
    <w:lvl w:ilvl="3" w:tplc="0413000F" w:tentative="1">
      <w:start w:val="1"/>
      <w:numFmt w:val="decimal"/>
      <w:lvlText w:val="%4."/>
      <w:lvlJc w:val="left"/>
      <w:pPr>
        <w:ind w:left="2804" w:hanging="360"/>
      </w:pPr>
    </w:lvl>
    <w:lvl w:ilvl="4" w:tplc="04130019" w:tentative="1">
      <w:start w:val="1"/>
      <w:numFmt w:val="lowerLetter"/>
      <w:lvlText w:val="%5."/>
      <w:lvlJc w:val="left"/>
      <w:pPr>
        <w:ind w:left="3524" w:hanging="360"/>
      </w:pPr>
    </w:lvl>
    <w:lvl w:ilvl="5" w:tplc="0413001B" w:tentative="1">
      <w:start w:val="1"/>
      <w:numFmt w:val="lowerRoman"/>
      <w:lvlText w:val="%6."/>
      <w:lvlJc w:val="right"/>
      <w:pPr>
        <w:ind w:left="4244" w:hanging="180"/>
      </w:pPr>
    </w:lvl>
    <w:lvl w:ilvl="6" w:tplc="0413000F" w:tentative="1">
      <w:start w:val="1"/>
      <w:numFmt w:val="decimal"/>
      <w:lvlText w:val="%7."/>
      <w:lvlJc w:val="left"/>
      <w:pPr>
        <w:ind w:left="4964" w:hanging="360"/>
      </w:pPr>
    </w:lvl>
    <w:lvl w:ilvl="7" w:tplc="04130019" w:tentative="1">
      <w:start w:val="1"/>
      <w:numFmt w:val="lowerLetter"/>
      <w:lvlText w:val="%8."/>
      <w:lvlJc w:val="left"/>
      <w:pPr>
        <w:ind w:left="5684" w:hanging="360"/>
      </w:pPr>
    </w:lvl>
    <w:lvl w:ilvl="8" w:tplc="0413001B" w:tentative="1">
      <w:start w:val="1"/>
      <w:numFmt w:val="lowerRoman"/>
      <w:lvlText w:val="%9."/>
      <w:lvlJc w:val="right"/>
      <w:pPr>
        <w:ind w:left="6404" w:hanging="180"/>
      </w:pPr>
    </w:lvl>
  </w:abstractNum>
  <w:abstractNum xmlns:w="http://schemas.openxmlformats.org/wordprocessingml/2006/main" xmlns:w15="http://schemas.microsoft.com/office/word/2012/wordml" w:abstractNumId="73" w15:restartNumberingAfterBreak="0">
    <w:nsid w:val="54FD397B"/>
    <w:multiLevelType w:val="hybridMultilevel"/>
    <w:tmpl w:val="694E515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xmlns:w="http://schemas.openxmlformats.org/wordprocessingml/2006/main" xmlns:w15="http://schemas.microsoft.com/office/word/2012/wordml" w:abstractNumId="74" w15:restartNumberingAfterBreak="0">
    <w:nsid w:val="5B033E26"/>
    <w:multiLevelType w:val="multilevel"/>
    <w:tmpl w:val="F4A64E34"/>
    <w:lvl w:ilvl="0">
      <w:start w:val="1"/>
      <w:numFmt w:val="decimal"/>
      <w:lvlText w:val="%1."/>
      <w:lvlJc w:val="left"/>
      <w:pPr>
        <w:ind w:left="567" w:hanging="567"/>
      </w:pPr>
      <w:rPr>
        <w:b/>
      </w:rPr>
    </w:lvl>
    <w:lvl w:ilvl="1">
      <w:start w:val="1"/>
      <w:numFmt w:val="decimal"/>
      <w:lvlText w:val="%1.%2."/>
      <w:lvlJc w:val="left"/>
      <w:pPr>
        <w:ind w:left="567" w:hanging="567"/>
      </w:pPr>
      <w:rPr>
        <w:b w:val="0"/>
      </w:rPr>
    </w:lvl>
    <w:lvl w:ilvl="2">
      <w:start w:val="1"/>
      <w:numFmt w:val="lowerLetter"/>
      <w:lvlText w:val="(%3)"/>
      <w:lvlJc w:val="left"/>
      <w:pPr>
        <w:ind w:left="851" w:hanging="567"/>
      </w:pPr>
      <w:rPr>
        <w:b w:val="0"/>
      </w:rPr>
    </w:lvl>
    <w:lvl w:ilvl="3">
      <w:start w:val="1"/>
      <w:numFmt w:val="lowerRoman"/>
      <w:lvlText w:val="(%4)"/>
      <w:lvlJc w:val="left"/>
      <w:pPr>
        <w:ind w:left="2268" w:hanging="565"/>
      </w:pPr>
      <w:rPr>
        <w:rFonts w:ascii="Verdana" w:hAnsi="Verdana" w:eastAsia="Verdana" w:cs="Verdana"/>
        <w:sz w:val="20"/>
        <w:szCs w:val="20"/>
      </w:r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xmlns:w="http://schemas.openxmlformats.org/wordprocessingml/2006/main" xmlns:w15="http://schemas.microsoft.com/office/word/2012/wordml" w:abstractNumId="75" w15:restartNumberingAfterBreak="0">
    <w:nsid w:val="5C335B19"/>
    <w:multiLevelType w:val="multilevel"/>
    <w:tmpl w:val="D6680648"/>
    <w:lvl w:ilvl="0">
      <w:start w:val="1"/>
      <w:numFmt w:val="decimal"/>
      <w:lvlText w:val="%1."/>
      <w:lvlJc w:val="left"/>
      <w:pPr>
        <w:tabs>
          <w:tab w:val="num" w:pos="567"/>
        </w:tabs>
        <w:ind w:left="567" w:hanging="567"/>
      </w:pPr>
      <w:rPr>
        <w:rFonts w:hint="default"/>
        <w:b/>
      </w:rPr>
    </w:lvl>
    <w:lvl w:ilvl="1">
      <w:start w:val="1"/>
      <w:numFmt w:val="decimal"/>
      <w:lvlText w:val="%1.%2."/>
      <w:lvlJc w:val="left"/>
      <w:pPr>
        <w:tabs>
          <w:tab w:val="num" w:pos="567"/>
        </w:tabs>
        <w:ind w:left="567" w:hanging="567"/>
      </w:pPr>
      <w:rPr>
        <w:rFonts w:hint="default"/>
        <w:b w:val="0"/>
      </w:rPr>
    </w:lvl>
    <w:lvl w:ilvl="2">
      <w:start w:val="1"/>
      <w:numFmt w:val="lowerLetter"/>
      <w:lvlText w:val="(%3)"/>
      <w:lvlJc w:val="left"/>
      <w:pPr>
        <w:tabs>
          <w:tab w:val="num" w:pos="851"/>
        </w:tabs>
        <w:ind w:left="851" w:hanging="567"/>
      </w:pPr>
      <w:rPr>
        <w:rFonts w:hint="default"/>
        <w:b w:val="0"/>
      </w:rPr>
    </w:lvl>
    <w:lvl w:ilvl="3">
      <w:start w:val="1"/>
      <w:numFmt w:val="lowerRoman"/>
      <w:lvlText w:val="(%4)"/>
      <w:lvlJc w:val="left"/>
      <w:pPr>
        <w:tabs>
          <w:tab w:val="num" w:pos="1701"/>
        </w:tabs>
        <w:ind w:left="2268" w:hanging="567"/>
      </w:pPr>
      <w:rPr>
        <w:rFonts w:hint="default" w:ascii="Verdana" w:hAnsi="Verdana"/>
        <w:sz w:val="20"/>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xmlns:w="http://schemas.openxmlformats.org/wordprocessingml/2006/main" xmlns:w15="http://schemas.microsoft.com/office/word/2012/wordml" w:abstractNumId="76" w15:restartNumberingAfterBreak="0">
    <w:nsid w:val="61D334E3"/>
    <w:multiLevelType w:val="multilevel"/>
    <w:tmpl w:val="CC206602"/>
    <w:lvl w:ilvl="0">
      <w:start w:val="1"/>
      <w:numFmt w:val="decimal"/>
      <w:lvlText w:val="%1."/>
      <w:lvlJc w:val="left"/>
      <w:pPr>
        <w:ind w:left="360" w:hanging="360"/>
      </w:pPr>
      <w:rPr>
        <w:rFonts w:hint="default"/>
        <w:b/>
      </w:rPr>
    </w:lvl>
    <w:lvl w:ilvl="1">
      <w:start w:val="1"/>
      <w:numFmt w:val="lowerLetter"/>
      <w:lvlText w:val="%2)"/>
      <w:lvlJc w:val="left"/>
      <w:pPr>
        <w:ind w:left="720" w:hanging="360"/>
      </w:pPr>
      <w:rPr>
        <w:rFonts w:hint="default"/>
        <w:b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xmlns:w="http://schemas.openxmlformats.org/wordprocessingml/2006/main" xmlns:w15="http://schemas.microsoft.com/office/word/2012/wordml" w:abstractNumId="77" w15:restartNumberingAfterBreak="0">
    <w:nsid w:val="65B35FF4"/>
    <w:multiLevelType w:val="hybridMultilevel"/>
    <w:tmpl w:val="7D489A48"/>
    <w:lvl w:ilvl="0" w:tplc="254C362C">
      <w:numFmt w:val="bullet"/>
      <w:lvlText w:val="-"/>
      <w:lvlJc w:val="left"/>
      <w:pPr>
        <w:ind w:left="645" w:hanging="360"/>
      </w:pPr>
      <w:rPr>
        <w:rFonts w:hint="default" w:ascii="Arial" w:hAnsi="Arial" w:cs="Arial" w:eastAsiaTheme="minorHAnsi"/>
      </w:rPr>
    </w:lvl>
    <w:lvl w:ilvl="1" w:tplc="08090003" w:tentative="1">
      <w:start w:val="1"/>
      <w:numFmt w:val="bullet"/>
      <w:lvlText w:val="o"/>
      <w:lvlJc w:val="left"/>
      <w:pPr>
        <w:ind w:left="1365" w:hanging="360"/>
      </w:pPr>
      <w:rPr>
        <w:rFonts w:hint="default" w:ascii="Courier New" w:hAnsi="Courier New" w:cs="Courier New"/>
      </w:rPr>
    </w:lvl>
    <w:lvl w:ilvl="2" w:tplc="08090005" w:tentative="1">
      <w:start w:val="1"/>
      <w:numFmt w:val="bullet"/>
      <w:lvlText w:val=""/>
      <w:lvlJc w:val="left"/>
      <w:pPr>
        <w:ind w:left="2085" w:hanging="360"/>
      </w:pPr>
      <w:rPr>
        <w:rFonts w:hint="default" w:ascii="Wingdings" w:hAnsi="Wingdings"/>
      </w:rPr>
    </w:lvl>
    <w:lvl w:ilvl="3" w:tplc="08090001" w:tentative="1">
      <w:start w:val="1"/>
      <w:numFmt w:val="bullet"/>
      <w:lvlText w:val=""/>
      <w:lvlJc w:val="left"/>
      <w:pPr>
        <w:ind w:left="2805" w:hanging="360"/>
      </w:pPr>
      <w:rPr>
        <w:rFonts w:hint="default" w:ascii="Symbol" w:hAnsi="Symbol"/>
      </w:rPr>
    </w:lvl>
    <w:lvl w:ilvl="4" w:tplc="08090003" w:tentative="1">
      <w:start w:val="1"/>
      <w:numFmt w:val="bullet"/>
      <w:lvlText w:val="o"/>
      <w:lvlJc w:val="left"/>
      <w:pPr>
        <w:ind w:left="3525" w:hanging="360"/>
      </w:pPr>
      <w:rPr>
        <w:rFonts w:hint="default" w:ascii="Courier New" w:hAnsi="Courier New" w:cs="Courier New"/>
      </w:rPr>
    </w:lvl>
    <w:lvl w:ilvl="5" w:tplc="08090005" w:tentative="1">
      <w:start w:val="1"/>
      <w:numFmt w:val="bullet"/>
      <w:lvlText w:val=""/>
      <w:lvlJc w:val="left"/>
      <w:pPr>
        <w:ind w:left="4245" w:hanging="360"/>
      </w:pPr>
      <w:rPr>
        <w:rFonts w:hint="default" w:ascii="Wingdings" w:hAnsi="Wingdings"/>
      </w:rPr>
    </w:lvl>
    <w:lvl w:ilvl="6" w:tplc="08090001" w:tentative="1">
      <w:start w:val="1"/>
      <w:numFmt w:val="bullet"/>
      <w:lvlText w:val=""/>
      <w:lvlJc w:val="left"/>
      <w:pPr>
        <w:ind w:left="4965" w:hanging="360"/>
      </w:pPr>
      <w:rPr>
        <w:rFonts w:hint="default" w:ascii="Symbol" w:hAnsi="Symbol"/>
      </w:rPr>
    </w:lvl>
    <w:lvl w:ilvl="7" w:tplc="08090003" w:tentative="1">
      <w:start w:val="1"/>
      <w:numFmt w:val="bullet"/>
      <w:lvlText w:val="o"/>
      <w:lvlJc w:val="left"/>
      <w:pPr>
        <w:ind w:left="5685" w:hanging="360"/>
      </w:pPr>
      <w:rPr>
        <w:rFonts w:hint="default" w:ascii="Courier New" w:hAnsi="Courier New" w:cs="Courier New"/>
      </w:rPr>
    </w:lvl>
    <w:lvl w:ilvl="8" w:tplc="08090005" w:tentative="1">
      <w:start w:val="1"/>
      <w:numFmt w:val="bullet"/>
      <w:lvlText w:val=""/>
      <w:lvlJc w:val="left"/>
      <w:pPr>
        <w:ind w:left="6405" w:hanging="360"/>
      </w:pPr>
      <w:rPr>
        <w:rFonts w:hint="default" w:ascii="Wingdings" w:hAnsi="Wingdings"/>
      </w:rPr>
    </w:lvl>
  </w:abstractNum>
  <w:abstractNum xmlns:w="http://schemas.openxmlformats.org/wordprocessingml/2006/main" xmlns:w15="http://schemas.microsoft.com/office/word/2012/wordml" w:abstractNumId="78" w15:restartNumberingAfterBreak="0">
    <w:nsid w:val="69CB615D"/>
    <w:multiLevelType w:val="hybridMultilevel"/>
    <w:tmpl w:val="F09C3892"/>
    <w:lvl w:ilvl="0" w:tplc="08090001">
      <w:start w:val="1"/>
      <w:numFmt w:val="bullet"/>
      <w:lvlText w:val=""/>
      <w:lvlJc w:val="left"/>
      <w:pPr>
        <w:ind w:left="720" w:hanging="360"/>
      </w:pPr>
      <w:rPr>
        <w:rFonts w:hint="default" w:ascii="Symbol" w:hAnsi="Symbol"/>
      </w:rPr>
    </w:lvl>
    <w:lvl w:ilvl="1" w:tplc="52366B38">
      <w:start w:val="1"/>
      <w:numFmt w:val="lowerRoman"/>
      <w:lvlText w:val="(%2)"/>
      <w:lvlJc w:val="left"/>
      <w:pPr>
        <w:ind w:left="1440" w:hanging="360"/>
      </w:pPr>
      <w:rPr>
        <w:rFonts w:hint="default"/>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xmlns:w="http://schemas.openxmlformats.org/wordprocessingml/2006/main" xmlns:w15="http://schemas.microsoft.com/office/word/2012/wordml" w:abstractNumId="79" w15:restartNumberingAfterBreak="0">
    <w:nsid w:val="78286D15"/>
    <w:multiLevelType w:val="hybridMultilevel"/>
    <w:tmpl w:val="2B1AD23C"/>
    <w:lvl w:ilvl="0" w:tplc="04090003">
      <w:start w:val="1"/>
      <w:numFmt w:val="bullet"/>
      <w:lvlText w:val="o"/>
      <w:lvlJc w:val="left"/>
      <w:pPr>
        <w:ind w:left="1080" w:hanging="360"/>
      </w:pPr>
      <w:rPr>
        <w:rFonts w:hint="default" w:ascii="Courier New" w:hAnsi="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134C0BD9"/>
    <w:multiLevelType w:val="hybridMultilevel"/>
    <w:tmpl w:val="539AB7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xmlns:w="http://schemas.openxmlformats.org/wordprocessingml/2006/main" xmlns:w15="http://schemas.microsoft.com/office/word/2012/wordml" w:abstractNumId="80" w15:restartNumberingAfterBreak="0">
    <w:nsid w:val="7B9C5037"/>
    <w:multiLevelType w:val="hybridMultilevel"/>
    <w:tmpl w:val="B00C6D3A"/>
    <w:lvl w:ilvl="0" w:tplc="B2329D54">
      <w:start w:val="1"/>
      <w:numFmt w:val="lowerRoman"/>
      <w:lvlText w:val="(%1)"/>
      <w:lvlJc w:val="left"/>
      <w:pPr>
        <w:ind w:left="720" w:hanging="360"/>
      </w:pPr>
      <w:rPr>
        <w:rFonts w:hint="default"/>
        <w:sz w:val="16"/>
        <w:szCs w:val="16"/>
      </w:rPr>
    </w:lvl>
    <w:lvl w:ilvl="1" w:tplc="08090001">
      <w:start w:val="1"/>
      <w:numFmt w:val="bullet"/>
      <w:lvlText w:val=""/>
      <w:lvlJc w:val="left"/>
      <w:pPr>
        <w:ind w:left="1440" w:hanging="360"/>
      </w:pPr>
      <w:rPr>
        <w:rFonts w:hint="default" w:ascii="Symbol" w:hAnsi="Symbol"/>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xmlns:w="http://schemas.openxmlformats.org/wordprocessingml/2006/main" xmlns:w15="http://schemas.microsoft.com/office/word/2012/wordml" w:abstractNumId="81" w15:restartNumberingAfterBreak="0">
    <w:nsid w:val="7C6335F0"/>
    <w:multiLevelType w:val="multilevel"/>
    <w:tmpl w:val="5602E50A"/>
    <w:lvl w:ilvl="0">
      <w:start w:val="1"/>
      <w:numFmt w:val="decimal"/>
      <w:lvlText w:val="%1."/>
      <w:lvlJc w:val="left"/>
      <w:pPr>
        <w:ind w:left="360" w:hanging="360"/>
      </w:pPr>
      <w:rPr>
        <w:rFonts w:hint="default"/>
        <w:b/>
      </w:rPr>
    </w:lvl>
    <w:lvl w:ilvl="1">
      <w:start w:val="1"/>
      <w:numFmt w:val="lowerLetter"/>
      <w:lvlText w:val="%2)"/>
      <w:lvlJc w:val="left"/>
      <w:pPr>
        <w:ind w:left="990" w:hanging="360"/>
      </w:pPr>
      <w:rPr>
        <w:rFonts w:hint="default"/>
        <w:b w:val="0"/>
      </w:rPr>
    </w:lvl>
    <w:lvl w:ilvl="2">
      <w:start w:val="1"/>
      <w:numFmt w:val="lowerRoman"/>
      <w:lvlText w:val="%3)"/>
      <w:lvlJc w:val="left"/>
      <w:pPr>
        <w:ind w:left="1080" w:hanging="360"/>
      </w:pPr>
      <w:rPr>
        <w:rFonts w:hint="default"/>
        <w:b w:val="0"/>
        <w:sz w:val="20"/>
        <w:szCs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xmlns:w="http://schemas.openxmlformats.org/wordprocessingml/2006/main" xmlns:w15="http://schemas.microsoft.com/office/word/2012/wordml" w:abstractNumId="82" w15:restartNumberingAfterBreak="0">
    <w:nsid w:val="7E04374A"/>
    <w:multiLevelType w:val="hybridMultilevel"/>
    <w:tmpl w:val="86284E50"/>
    <w:lvl w:ilvl="0" w:tplc="D7A45DD0">
      <w:start w:val="1"/>
      <w:numFmt w:val="lowerLetter"/>
      <w:lvlText w:val="%1)"/>
      <w:lvlJc w:val="left"/>
      <w:pPr>
        <w:ind w:left="720" w:hanging="360"/>
      </w:pPr>
      <w:rPr>
        <w:b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xmlns:w="http://schemas.openxmlformats.org/wordprocessingml/2006/main" xmlns:w15="http://schemas.microsoft.com/office/word/2012/wordml" w:abstractNumId="83" w15:restartNumberingAfterBreak="0">
    <w:nsid w:val="7F540AC3"/>
    <w:multiLevelType w:val="multilevel"/>
    <w:tmpl w:val="2CCC0C70"/>
    <w:lvl w:ilvl="0">
      <w:start w:val="1"/>
      <w:numFmt w:val="upperLetter"/>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9" w15:restartNumberingAfterBreak="0">
    <w:nsid w:val="1C7276D0"/>
    <w:multiLevelType w:val="singleLevel"/>
    <w:tmpl w:val="07083218"/>
    <w:lvl w:ilvl="0">
      <w:start w:val="1"/>
      <w:numFmt w:val="bullet"/>
      <w:lvlText w:val=""/>
      <w:lvlJc w:val="left"/>
      <w:pPr>
        <w:tabs>
          <w:tab w:val="num" w:pos="0"/>
        </w:tabs>
        <w:ind w:left="283" w:hanging="283"/>
      </w:pPr>
      <w:rPr>
        <w:rFonts w:ascii="Symbol" w:hAnsi="Symbol" w:hint="default"/>
        <w:color w:val="auto"/>
      </w:rPr>
    </w:lvl>
  </w:abstractNum>
  <w:num w:numId="1" w16cid:durableId="1539662801">
    <w:abstractNumId w:val="49"/>
  </w:num>
  <w:num w:numId="10" w16cid:durableId="542905506">
    <w:abstractNumId w:val="48"/>
  </w:num>
  <w:num w:numId="11" w16cid:durableId="1685670183">
    <w:abstractNumId w:val="10"/>
  </w:num>
  <w:num w:numId="12" w16cid:durableId="40636201">
    <w:abstractNumId w:val="33"/>
  </w:num>
  <w:num w:numId="13" w16cid:durableId="901909756">
    <w:abstractNumId w:val="22"/>
  </w:num>
  <w:num w:numId="14" w16cid:durableId="696545461">
    <w:abstractNumId w:val="42"/>
  </w:num>
  <w:num w:numId="15" w16cid:durableId="795487704">
    <w:abstractNumId w:val="16"/>
  </w:num>
  <w:num w:numId="16" w16cid:durableId="961226882">
    <w:abstractNumId w:val="34"/>
  </w:num>
  <w:num w:numId="17" w16cid:durableId="195624968">
    <w:abstractNumId w:val="24"/>
  </w:num>
  <w:num w:numId="18" w16cid:durableId="1632635754">
    <w:abstractNumId w:val="32"/>
  </w:num>
  <w:num w:numId="19" w16cid:durableId="239292252">
    <w:abstractNumId w:val="0"/>
    <w:lvlOverride w:ilvl="0">
      <w:lvl w:ilvl="0">
        <w:start w:val="1"/>
        <w:numFmt w:val="bullet"/>
        <w:lvlText w:val=""/>
        <w:legacy w:legacy="1" w:legacySpace="0" w:legacyIndent="425"/>
        <w:lvlJc w:val="left"/>
        <w:pPr>
          <w:ind w:left="447" w:hanging="425"/>
        </w:pPr>
        <w:rPr>
          <w:rFonts w:ascii="Symbol" w:hAnsi="Symbol" w:hint="default"/>
        </w:rPr>
      </w:lvl>
    </w:lvlOverride>
  </w:num>
  <w:num w:numId="2" w16cid:durableId="439178279">
    <w:abstractNumId w:val="20"/>
  </w:num>
  <w:num w:numId="20" w16cid:durableId="509105982">
    <w:abstractNumId w:val="44"/>
  </w:num>
  <w:num w:numId="21" w16cid:durableId="247466725">
    <w:abstractNumId w:val="13"/>
  </w:num>
  <w:num w:numId="22" w16cid:durableId="2113430599">
    <w:abstractNumId w:val="31"/>
  </w:num>
  <w:num w:numId="23" w16cid:durableId="3947269">
    <w:abstractNumId w:val="2"/>
  </w:num>
  <w:num w:numId="24" w16cid:durableId="549616646">
    <w:abstractNumId w:val="45"/>
  </w:num>
  <w:num w:numId="25" w16cid:durableId="1859924236">
    <w:abstractNumId w:val="5"/>
  </w:num>
  <w:num w:numId="26" w16cid:durableId="1195537901">
    <w:abstractNumId w:val="29"/>
  </w:num>
  <w:num w:numId="27" w16cid:durableId="1459763753">
    <w:abstractNumId w:val="51"/>
  </w:num>
  <w:num w:numId="28" w16cid:durableId="1093433356">
    <w:abstractNumId w:val="12"/>
  </w:num>
  <w:num w:numId="29" w16cid:durableId="151605703">
    <w:abstractNumId w:val="21"/>
  </w:num>
  <w:num w:numId="3" w16cid:durableId="2003318069">
    <w:abstractNumId w:val="25"/>
  </w:num>
  <w:num w:numId="30" w16cid:durableId="242029461">
    <w:abstractNumId w:val="30"/>
  </w:num>
  <w:num w:numId="31" w16cid:durableId="705985179">
    <w:abstractNumId w:val="35"/>
  </w:num>
  <w:num w:numId="32" w16cid:durableId="77093307">
    <w:abstractNumId w:val="28"/>
  </w:num>
  <w:num w:numId="33" w16cid:durableId="62989637">
    <w:abstractNumId w:val="38"/>
  </w:num>
  <w:num w:numId="34" w16cid:durableId="587924592">
    <w:abstractNumId w:val="41"/>
  </w:num>
  <w:num w:numId="35" w16cid:durableId="1398046096">
    <w:abstractNumId w:val="11"/>
  </w:num>
  <w:num w:numId="36" w16cid:durableId="214238445">
    <w:abstractNumId w:val="50"/>
  </w:num>
  <w:num w:numId="37" w16cid:durableId="336739632">
    <w:abstractNumId w:val="6"/>
  </w:num>
  <w:num w:numId="38" w16cid:durableId="1544899408">
    <w:abstractNumId w:val="15"/>
  </w:num>
  <w:num w:numId="39" w16cid:durableId="1662655892">
    <w:abstractNumId w:val="4"/>
  </w:num>
  <w:num w:numId="4" w16cid:durableId="497118234">
    <w:abstractNumId w:val="37"/>
  </w:num>
  <w:num w:numId="40" w16cid:durableId="685714142">
    <w:abstractNumId w:val="36"/>
  </w:num>
  <w:num w:numId="41" w16cid:durableId="705176137">
    <w:abstractNumId w:val="7"/>
  </w:num>
  <w:num w:numId="42" w16cid:durableId="894656270">
    <w:abstractNumId w:val="3"/>
  </w:num>
  <w:num w:numId="43" w16cid:durableId="601649029">
    <w:abstractNumId w:val="46"/>
  </w:num>
  <w:num w:numId="44" w16cid:durableId="1529100657">
    <w:abstractNumId w:val="8"/>
  </w:num>
  <w:num w:numId="45" w16cid:durableId="164563811">
    <w:abstractNumId w:val="40"/>
  </w:num>
  <w:num w:numId="46" w16cid:durableId="219287236">
    <w:abstractNumId w:val="43"/>
  </w:num>
  <w:num w:numId="47" w16cid:durableId="759445811">
    <w:abstractNumId w:val="47"/>
  </w:num>
  <w:num w:numId="48" w16cid:durableId="1985162992">
    <w:abstractNumId w:val="14"/>
  </w:num>
  <w:num w:numId="49" w16cid:durableId="264964875">
    <w:abstractNumId w:val="23"/>
  </w:num>
  <w:num w:numId="5" w16cid:durableId="999500862">
    <w:abstractNumId w:val="19"/>
  </w:num>
  <w:num w:numId="50" w16cid:durableId="2122532864">
    <w:abstractNumId w:val="18"/>
  </w:num>
  <w:num w:numId="51" w16cid:durableId="2022587488">
    <w:abstractNumId w:val="39"/>
  </w:num>
  <w:num w:numId="52" w16cid:durableId="1834569026">
    <w:abstractNumId w:val="27"/>
  </w:num>
  <w:num w:numId="53" w16cid:durableId="186795685">
    <w:abstractNumId w:val="17"/>
  </w:num>
  <w:num xmlns:w="http://schemas.openxmlformats.org/wordprocessingml/2006/main" xmlns:w16cid="http://schemas.microsoft.com/office/word/2016/wordml/cid" w:numId="54" w16cid:durableId="684018970">
    <w:abstractNumId w:val="55"/>
  </w:num>
  <w:num xmlns:w="http://schemas.openxmlformats.org/wordprocessingml/2006/main" xmlns:w16cid="http://schemas.microsoft.com/office/word/2016/wordml/cid" w:numId="55" w16cid:durableId="1818372226">
    <w:abstractNumId w:val="59"/>
  </w:num>
  <w:num xmlns:w="http://schemas.openxmlformats.org/wordprocessingml/2006/main" xmlns:w16cid="http://schemas.microsoft.com/office/word/2016/wordml/cid" w:numId="56" w16cid:durableId="1296838394">
    <w:abstractNumId w:val="64"/>
  </w:num>
  <w:num xmlns:w="http://schemas.openxmlformats.org/wordprocessingml/2006/main" xmlns:w16cid="http://schemas.microsoft.com/office/word/2016/wordml/cid" w:numId="57" w16cid:durableId="1058551739">
    <w:abstractNumId w:val="52"/>
  </w:num>
  <w:num xmlns:w="http://schemas.openxmlformats.org/wordprocessingml/2006/main" xmlns:w16cid="http://schemas.microsoft.com/office/word/2016/wordml/cid" w:numId="58" w16cid:durableId="112481027">
    <w:abstractNumId w:val="65"/>
  </w:num>
  <w:num xmlns:w="http://schemas.openxmlformats.org/wordprocessingml/2006/main" xmlns:w16cid="http://schemas.microsoft.com/office/word/2016/wordml/cid" w:numId="59" w16cid:durableId="473565663">
    <w:abstractNumId w:val="61"/>
  </w:num>
  <w:num w:numId="6" w16cid:durableId="128018589">
    <w:abstractNumId w:val="1"/>
  </w:num>
  <w:num xmlns:w="http://schemas.openxmlformats.org/wordprocessingml/2006/main" xmlns:w16cid="http://schemas.microsoft.com/office/word/2016/wordml/cid" w:numId="60" w16cid:durableId="1955095950">
    <w:abstractNumId w:val="66"/>
  </w:num>
  <w:num xmlns:w="http://schemas.openxmlformats.org/wordprocessingml/2006/main" xmlns:w16cid="http://schemas.microsoft.com/office/word/2016/wordml/cid" w:numId="61" w16cid:durableId="1605575125">
    <w:abstractNumId w:val="68"/>
  </w:num>
  <w:num xmlns:w="http://schemas.openxmlformats.org/wordprocessingml/2006/main" xmlns:w16cid="http://schemas.microsoft.com/office/word/2016/wordml/cid" w:numId="62" w16cid:durableId="1137643218">
    <w:abstractNumId w:val="63"/>
  </w:num>
  <w:num xmlns:w="http://schemas.openxmlformats.org/wordprocessingml/2006/main" xmlns:w16cid="http://schemas.microsoft.com/office/word/2016/wordml/cid" w:numId="63" w16cid:durableId="1740246469">
    <w:abstractNumId w:val="76"/>
  </w:num>
  <w:num xmlns:w="http://schemas.openxmlformats.org/wordprocessingml/2006/main" xmlns:w16cid="http://schemas.microsoft.com/office/word/2016/wordml/cid" w:numId="64" w16cid:durableId="818427938">
    <w:abstractNumId w:val="71"/>
  </w:num>
  <w:num xmlns:w="http://schemas.openxmlformats.org/wordprocessingml/2006/main" xmlns:w16cid="http://schemas.microsoft.com/office/word/2016/wordml/cid" w:numId="65" w16cid:durableId="844709185">
    <w:abstractNumId w:val="81"/>
  </w:num>
  <w:num xmlns:w="http://schemas.openxmlformats.org/wordprocessingml/2006/main" xmlns:w16cid="http://schemas.microsoft.com/office/word/2016/wordml/cid" w:numId="66" w16cid:durableId="918826765">
    <w:abstractNumId w:val="54"/>
  </w:num>
  <w:num xmlns:w="http://schemas.openxmlformats.org/wordprocessingml/2006/main" xmlns:w16cid="http://schemas.microsoft.com/office/word/2016/wordml/cid" w:numId="67" w16cid:durableId="1733968498">
    <w:abstractNumId w:val="82"/>
  </w:num>
  <w:num xmlns:w="http://schemas.openxmlformats.org/wordprocessingml/2006/main" xmlns:w16cid="http://schemas.microsoft.com/office/word/2016/wordml/cid" w:numId="68" w16cid:durableId="338972215">
    <w:abstractNumId w:val="73"/>
  </w:num>
  <w:num xmlns:w="http://schemas.openxmlformats.org/wordprocessingml/2006/main" xmlns:w16cid="http://schemas.microsoft.com/office/word/2016/wordml/cid" w:numId="69" w16cid:durableId="2084330222">
    <w:abstractNumId w:val="58"/>
  </w:num>
  <w:num w:numId="7" w16cid:durableId="261186773">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xmlns:w="http://schemas.openxmlformats.org/wordprocessingml/2006/main" xmlns:w16cid="http://schemas.microsoft.com/office/word/2016/wordml/cid" w:numId="70" w16cid:durableId="1692995617">
    <w:abstractNumId w:val="78"/>
  </w:num>
  <w:num xmlns:w="http://schemas.openxmlformats.org/wordprocessingml/2006/main" xmlns:w16cid="http://schemas.microsoft.com/office/word/2016/wordml/cid" w:numId="71" w16cid:durableId="1476754617">
    <w:abstractNumId w:val="77"/>
  </w:num>
  <w:num xmlns:w="http://schemas.openxmlformats.org/wordprocessingml/2006/main" xmlns:w16cid="http://schemas.microsoft.com/office/word/2016/wordml/cid" w:numId="72" w16cid:durableId="1547450026">
    <w:abstractNumId w:val="80"/>
  </w:num>
  <w:num xmlns:w="http://schemas.openxmlformats.org/wordprocessingml/2006/main" xmlns:w16cid="http://schemas.microsoft.com/office/word/2016/wordml/cid" w:numId="73" w16cid:durableId="1113013886">
    <w:abstractNumId w:val="75"/>
  </w:num>
  <w:num xmlns:w="http://schemas.openxmlformats.org/wordprocessingml/2006/main" xmlns:w16cid="http://schemas.microsoft.com/office/word/2016/wordml/cid" w:numId="74" w16cid:durableId="1128329">
    <w:abstractNumId w:val="72"/>
  </w:num>
  <w:num xmlns:w="http://schemas.openxmlformats.org/wordprocessingml/2006/main" xmlns:w16cid="http://schemas.microsoft.com/office/word/2016/wordml/cid" w:numId="75" w16cid:durableId="1949847488">
    <w:abstractNumId w:val="67"/>
  </w:num>
  <w:num xmlns:w="http://schemas.openxmlformats.org/wordprocessingml/2006/main" xmlns:w16cid="http://schemas.microsoft.com/office/word/2016/wordml/cid" w:numId="76" w16cid:durableId="401879096">
    <w:abstractNumId w:val="57"/>
  </w:num>
  <w:num xmlns:w="http://schemas.openxmlformats.org/wordprocessingml/2006/main" xmlns:w16cid="http://schemas.microsoft.com/office/word/2016/wordml/cid" w:numId="77" w16cid:durableId="184448117">
    <w:abstractNumId w:val="69"/>
  </w:num>
  <w:num xmlns:w="http://schemas.openxmlformats.org/wordprocessingml/2006/main" xmlns:w16cid="http://schemas.microsoft.com/office/word/2016/wordml/cid" w:numId="78" w16cid:durableId="1774130095">
    <w:abstractNumId w:val="83"/>
  </w:num>
  <w:num xmlns:w="http://schemas.openxmlformats.org/wordprocessingml/2006/main" xmlns:w16cid="http://schemas.microsoft.com/office/word/2016/wordml/cid" w:numId="79" w16cid:durableId="1311865726">
    <w:abstractNumId w:val="74"/>
  </w:num>
  <w:num w:numId="8" w16cid:durableId="1075400663">
    <w:abstractNumId w:val="9"/>
  </w:num>
  <w:num xmlns:w="http://schemas.openxmlformats.org/wordprocessingml/2006/main" xmlns:w16cid="http://schemas.microsoft.com/office/word/2016/wordml/cid" w:numId="80" w16cid:durableId="1852600766">
    <w:abstractNumId w:val="70"/>
  </w:num>
  <w:num xmlns:w="http://schemas.openxmlformats.org/wordprocessingml/2006/main" xmlns:w16cid="http://schemas.microsoft.com/office/word/2016/wordml/cid" w:numId="81" w16cid:durableId="1428620775">
    <w:abstractNumId w:val="60"/>
  </w:num>
  <w:num xmlns:w="http://schemas.openxmlformats.org/wordprocessingml/2006/main" xmlns:w16cid="http://schemas.microsoft.com/office/word/2016/wordml/cid" w:numId="82" w16cid:durableId="265308598">
    <w:abstractNumId w:val="62"/>
  </w:num>
  <w:num xmlns:w="http://schemas.openxmlformats.org/wordprocessingml/2006/main" xmlns:w16cid="http://schemas.microsoft.com/office/word/2016/wordml/cid" w:numId="83" w16cid:durableId="1943797828">
    <w:abstractNumId w:val="53"/>
  </w:num>
  <w:num xmlns:w="http://schemas.openxmlformats.org/wordprocessingml/2006/main" xmlns:w16cid="http://schemas.microsoft.com/office/word/2016/wordml/cid" w:numId="84" w16cid:durableId="798643737">
    <w:abstractNumId w:val="79"/>
  </w:num>
  <w:num xmlns:w="http://schemas.openxmlformats.org/wordprocessingml/2006/main" xmlns:w16cid="http://schemas.microsoft.com/office/word/2016/wordml/cid" w:numId="85" w16cid:durableId="1534002099">
    <w:abstractNumId w:val="56"/>
  </w:num>
  <w:num w:numId="9" w16cid:durableId="40457381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da-DK" w:vendorID="64" w:dllVersion="6" w:nlCheck="1" w:checkStyle="0"/>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fr-BE" w:vendorID="64" w:dllVersion="6" w:nlCheck="1" w:checkStyle="1"/>
  <w:activeWritingStyle w:appName="MSWord" w:lang="en-GB" w:vendorID="64" w:dllVersion="0" w:nlCheck="1" w:checkStyle="0"/>
  <w:activeWritingStyle w:appName="MSWord" w:lang="en-AU" w:vendorID="64" w:dllVersion="0" w:nlCheck="1" w:checkStyle="0"/>
  <w:activeWritingStyle w:appName="MSWord" w:lang="es-ES" w:vendorID="64" w:dllVersion="0" w:nlCheck="1" w:checkStyle="0"/>
  <w:activeWritingStyle w:appName="MSWord" w:lang="en-US" w:vendorID="64" w:dllVersion="0" w:nlCheck="1" w:checkStyle="0"/>
  <w:activeWritingStyle w:appName="MSWord" w:lang="pt-PT"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57"/>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A90"/>
    <w:rsid w:val="00025CEF"/>
    <w:rsid w:val="00034CC8"/>
    <w:rsid w:val="00037F62"/>
    <w:rsid w:val="00041A64"/>
    <w:rsid w:val="00045A1B"/>
    <w:rsid w:val="000616A2"/>
    <w:rsid w:val="00066DB6"/>
    <w:rsid w:val="00070624"/>
    <w:rsid w:val="00075B55"/>
    <w:rsid w:val="00086980"/>
    <w:rsid w:val="000A0318"/>
    <w:rsid w:val="000A46FA"/>
    <w:rsid w:val="000A50FC"/>
    <w:rsid w:val="000B05E9"/>
    <w:rsid w:val="000B3EC6"/>
    <w:rsid w:val="000B4B25"/>
    <w:rsid w:val="000B5C78"/>
    <w:rsid w:val="000B6677"/>
    <w:rsid w:val="000C10C0"/>
    <w:rsid w:val="000C5F4B"/>
    <w:rsid w:val="000C6CEA"/>
    <w:rsid w:val="000D5C43"/>
    <w:rsid w:val="000F2DB2"/>
    <w:rsid w:val="000F4F34"/>
    <w:rsid w:val="00110D13"/>
    <w:rsid w:val="001179B8"/>
    <w:rsid w:val="0012143D"/>
    <w:rsid w:val="0012191B"/>
    <w:rsid w:val="00122990"/>
    <w:rsid w:val="00124903"/>
    <w:rsid w:val="001371A8"/>
    <w:rsid w:val="00137263"/>
    <w:rsid w:val="0014191F"/>
    <w:rsid w:val="00142235"/>
    <w:rsid w:val="00142C07"/>
    <w:rsid w:val="00144422"/>
    <w:rsid w:val="00144583"/>
    <w:rsid w:val="001461AD"/>
    <w:rsid w:val="00154298"/>
    <w:rsid w:val="00173D7E"/>
    <w:rsid w:val="00175437"/>
    <w:rsid w:val="0018482B"/>
    <w:rsid w:val="001849BA"/>
    <w:rsid w:val="00190558"/>
    <w:rsid w:val="00190DB2"/>
    <w:rsid w:val="00194352"/>
    <w:rsid w:val="0019546B"/>
    <w:rsid w:val="001A0166"/>
    <w:rsid w:val="001A1E16"/>
    <w:rsid w:val="001A2BDE"/>
    <w:rsid w:val="001A5258"/>
    <w:rsid w:val="001A6C59"/>
    <w:rsid w:val="001C5474"/>
    <w:rsid w:val="001C5712"/>
    <w:rsid w:val="001D10E0"/>
    <w:rsid w:val="001E10A2"/>
    <w:rsid w:val="001E3026"/>
    <w:rsid w:val="001F5D00"/>
    <w:rsid w:val="001F640A"/>
    <w:rsid w:val="00203784"/>
    <w:rsid w:val="0020508D"/>
    <w:rsid w:val="00211B9F"/>
    <w:rsid w:val="002259DB"/>
    <w:rsid w:val="0022676C"/>
    <w:rsid w:val="00230342"/>
    <w:rsid w:val="002318F6"/>
    <w:rsid w:val="002437BB"/>
    <w:rsid w:val="00263512"/>
    <w:rsid w:val="0027436B"/>
    <w:rsid w:val="00274454"/>
    <w:rsid w:val="002804B2"/>
    <w:rsid w:val="00280849"/>
    <w:rsid w:val="00282B27"/>
    <w:rsid w:val="002833D0"/>
    <w:rsid w:val="00287A38"/>
    <w:rsid w:val="00293E02"/>
    <w:rsid w:val="002A0605"/>
    <w:rsid w:val="002A5C36"/>
    <w:rsid w:val="002A67B1"/>
    <w:rsid w:val="002B2EDF"/>
    <w:rsid w:val="002B4BAA"/>
    <w:rsid w:val="002C38B3"/>
    <w:rsid w:val="002C64E1"/>
    <w:rsid w:val="002E06C1"/>
    <w:rsid w:val="002E3638"/>
    <w:rsid w:val="002F19F1"/>
    <w:rsid w:val="002F273C"/>
    <w:rsid w:val="00305DE5"/>
    <w:rsid w:val="003152A3"/>
    <w:rsid w:val="00326C63"/>
    <w:rsid w:val="003313E8"/>
    <w:rsid w:val="003327FB"/>
    <w:rsid w:val="0036271D"/>
    <w:rsid w:val="00366F1F"/>
    <w:rsid w:val="00382288"/>
    <w:rsid w:val="003829D7"/>
    <w:rsid w:val="00393F6A"/>
    <w:rsid w:val="003A5578"/>
    <w:rsid w:val="003A64F5"/>
    <w:rsid w:val="003B0370"/>
    <w:rsid w:val="003B7C64"/>
    <w:rsid w:val="003C0506"/>
    <w:rsid w:val="003C2F1E"/>
    <w:rsid w:val="003C6363"/>
    <w:rsid w:val="003F0FFC"/>
    <w:rsid w:val="003F2754"/>
    <w:rsid w:val="003F787B"/>
    <w:rsid w:val="0040713E"/>
    <w:rsid w:val="0041006C"/>
    <w:rsid w:val="004164D0"/>
    <w:rsid w:val="00421A90"/>
    <w:rsid w:val="00434872"/>
    <w:rsid w:val="004356BB"/>
    <w:rsid w:val="00440E54"/>
    <w:rsid w:val="00445569"/>
    <w:rsid w:val="00461E44"/>
    <w:rsid w:val="00466F92"/>
    <w:rsid w:val="00487AEB"/>
    <w:rsid w:val="004928C6"/>
    <w:rsid w:val="004A0F1A"/>
    <w:rsid w:val="004A1749"/>
    <w:rsid w:val="004A3ABF"/>
    <w:rsid w:val="004A5467"/>
    <w:rsid w:val="004B7912"/>
    <w:rsid w:val="004B79DA"/>
    <w:rsid w:val="004D0028"/>
    <w:rsid w:val="004D352F"/>
    <w:rsid w:val="004E3E24"/>
    <w:rsid w:val="004E425A"/>
    <w:rsid w:val="004E6C38"/>
    <w:rsid w:val="004F30CD"/>
    <w:rsid w:val="004F7AAC"/>
    <w:rsid w:val="0050112D"/>
    <w:rsid w:val="00510A0A"/>
    <w:rsid w:val="00551AA5"/>
    <w:rsid w:val="00551E3D"/>
    <w:rsid w:val="00553A71"/>
    <w:rsid w:val="00557989"/>
    <w:rsid w:val="00563480"/>
    <w:rsid w:val="00573146"/>
    <w:rsid w:val="00573D70"/>
    <w:rsid w:val="0057673D"/>
    <w:rsid w:val="00577083"/>
    <w:rsid w:val="00582B6B"/>
    <w:rsid w:val="0059647A"/>
    <w:rsid w:val="005A261C"/>
    <w:rsid w:val="005B5ED4"/>
    <w:rsid w:val="005D3A83"/>
    <w:rsid w:val="005D73E3"/>
    <w:rsid w:val="005D742F"/>
    <w:rsid w:val="005D74E4"/>
    <w:rsid w:val="005D7CD2"/>
    <w:rsid w:val="005E1798"/>
    <w:rsid w:val="005E7932"/>
    <w:rsid w:val="005F26FB"/>
    <w:rsid w:val="0060289B"/>
    <w:rsid w:val="00610D48"/>
    <w:rsid w:val="006148E2"/>
    <w:rsid w:val="00624BCE"/>
    <w:rsid w:val="00624CA5"/>
    <w:rsid w:val="00626027"/>
    <w:rsid w:val="00627F06"/>
    <w:rsid w:val="006309DC"/>
    <w:rsid w:val="0063171F"/>
    <w:rsid w:val="00631D23"/>
    <w:rsid w:val="0064021D"/>
    <w:rsid w:val="0065644E"/>
    <w:rsid w:val="00662B1B"/>
    <w:rsid w:val="006715A8"/>
    <w:rsid w:val="00672E26"/>
    <w:rsid w:val="00676B28"/>
    <w:rsid w:val="006841F2"/>
    <w:rsid w:val="006964B6"/>
    <w:rsid w:val="006B7F61"/>
    <w:rsid w:val="006C2496"/>
    <w:rsid w:val="006C309C"/>
    <w:rsid w:val="006D1BDA"/>
    <w:rsid w:val="006D1D93"/>
    <w:rsid w:val="006E1DBC"/>
    <w:rsid w:val="006E739E"/>
    <w:rsid w:val="006E7AD4"/>
    <w:rsid w:val="006F13CA"/>
    <w:rsid w:val="006F4038"/>
    <w:rsid w:val="00703A96"/>
    <w:rsid w:val="00704413"/>
    <w:rsid w:val="0070476D"/>
    <w:rsid w:val="00704BCA"/>
    <w:rsid w:val="00706296"/>
    <w:rsid w:val="00707EDB"/>
    <w:rsid w:val="00714073"/>
    <w:rsid w:val="00714CDD"/>
    <w:rsid w:val="00715F9E"/>
    <w:rsid w:val="007239BC"/>
    <w:rsid w:val="0072632C"/>
    <w:rsid w:val="007420FA"/>
    <w:rsid w:val="00742A1B"/>
    <w:rsid w:val="007502C4"/>
    <w:rsid w:val="0077463E"/>
    <w:rsid w:val="00777EE1"/>
    <w:rsid w:val="007852CD"/>
    <w:rsid w:val="00795A2A"/>
    <w:rsid w:val="007B4CB7"/>
    <w:rsid w:val="007B5D80"/>
    <w:rsid w:val="007B64AA"/>
    <w:rsid w:val="007D45C0"/>
    <w:rsid w:val="007D4F13"/>
    <w:rsid w:val="007E1E18"/>
    <w:rsid w:val="007E2166"/>
    <w:rsid w:val="007E2F0A"/>
    <w:rsid w:val="007E4F76"/>
    <w:rsid w:val="0081625F"/>
    <w:rsid w:val="008169AC"/>
    <w:rsid w:val="008224F0"/>
    <w:rsid w:val="0082683A"/>
    <w:rsid w:val="008316D8"/>
    <w:rsid w:val="00841E21"/>
    <w:rsid w:val="00847525"/>
    <w:rsid w:val="00857813"/>
    <w:rsid w:val="008641F9"/>
    <w:rsid w:val="00866A16"/>
    <w:rsid w:val="00875820"/>
    <w:rsid w:val="0089398F"/>
    <w:rsid w:val="008A311D"/>
    <w:rsid w:val="008A3A9B"/>
    <w:rsid w:val="008B1E6A"/>
    <w:rsid w:val="008C3DB6"/>
    <w:rsid w:val="008C4074"/>
    <w:rsid w:val="008D1341"/>
    <w:rsid w:val="008D32E2"/>
    <w:rsid w:val="008E1EE0"/>
    <w:rsid w:val="00914C68"/>
    <w:rsid w:val="0093124D"/>
    <w:rsid w:val="00940876"/>
    <w:rsid w:val="00945DAA"/>
    <w:rsid w:val="00960ADB"/>
    <w:rsid w:val="00964A6A"/>
    <w:rsid w:val="0096726C"/>
    <w:rsid w:val="00984B25"/>
    <w:rsid w:val="009C0305"/>
    <w:rsid w:val="009C62D4"/>
    <w:rsid w:val="009D10AE"/>
    <w:rsid w:val="009E3BA3"/>
    <w:rsid w:val="009F0DB6"/>
    <w:rsid w:val="009F564A"/>
    <w:rsid w:val="009F7EDD"/>
    <w:rsid w:val="00A0046E"/>
    <w:rsid w:val="00A01F59"/>
    <w:rsid w:val="00A07C5D"/>
    <w:rsid w:val="00A107FC"/>
    <w:rsid w:val="00A16690"/>
    <w:rsid w:val="00A17763"/>
    <w:rsid w:val="00A24BEC"/>
    <w:rsid w:val="00A31ACB"/>
    <w:rsid w:val="00A33008"/>
    <w:rsid w:val="00A36403"/>
    <w:rsid w:val="00A402AC"/>
    <w:rsid w:val="00A60E3B"/>
    <w:rsid w:val="00A64D35"/>
    <w:rsid w:val="00A6717C"/>
    <w:rsid w:val="00A6745B"/>
    <w:rsid w:val="00A72DE7"/>
    <w:rsid w:val="00A73F28"/>
    <w:rsid w:val="00A7662A"/>
    <w:rsid w:val="00A81AA8"/>
    <w:rsid w:val="00A9359F"/>
    <w:rsid w:val="00AC3E31"/>
    <w:rsid w:val="00AD2F6E"/>
    <w:rsid w:val="00AD3557"/>
    <w:rsid w:val="00AD4B22"/>
    <w:rsid w:val="00AE0045"/>
    <w:rsid w:val="00AF1235"/>
    <w:rsid w:val="00AF5A29"/>
    <w:rsid w:val="00B038FA"/>
    <w:rsid w:val="00B050F0"/>
    <w:rsid w:val="00B05642"/>
    <w:rsid w:val="00B118CE"/>
    <w:rsid w:val="00B125DC"/>
    <w:rsid w:val="00B1436A"/>
    <w:rsid w:val="00B15C23"/>
    <w:rsid w:val="00B17B87"/>
    <w:rsid w:val="00B21CAB"/>
    <w:rsid w:val="00B23169"/>
    <w:rsid w:val="00B25892"/>
    <w:rsid w:val="00B34D62"/>
    <w:rsid w:val="00B359BD"/>
    <w:rsid w:val="00B37D7D"/>
    <w:rsid w:val="00B42181"/>
    <w:rsid w:val="00B47506"/>
    <w:rsid w:val="00B5113D"/>
    <w:rsid w:val="00B57127"/>
    <w:rsid w:val="00B5795D"/>
    <w:rsid w:val="00B601A4"/>
    <w:rsid w:val="00B61D0A"/>
    <w:rsid w:val="00B64327"/>
    <w:rsid w:val="00B6521D"/>
    <w:rsid w:val="00B752E3"/>
    <w:rsid w:val="00B81055"/>
    <w:rsid w:val="00B81AE0"/>
    <w:rsid w:val="00B83471"/>
    <w:rsid w:val="00B91EE9"/>
    <w:rsid w:val="00BB128A"/>
    <w:rsid w:val="00BB35E6"/>
    <w:rsid w:val="00BC2404"/>
    <w:rsid w:val="00BE63BA"/>
    <w:rsid w:val="00BE7A20"/>
    <w:rsid w:val="00C01606"/>
    <w:rsid w:val="00C10718"/>
    <w:rsid w:val="00C15141"/>
    <w:rsid w:val="00C1616B"/>
    <w:rsid w:val="00C1658B"/>
    <w:rsid w:val="00C21ABF"/>
    <w:rsid w:val="00C2495E"/>
    <w:rsid w:val="00C324C0"/>
    <w:rsid w:val="00C42D8C"/>
    <w:rsid w:val="00C436A6"/>
    <w:rsid w:val="00C47542"/>
    <w:rsid w:val="00C829AB"/>
    <w:rsid w:val="00C90FE1"/>
    <w:rsid w:val="00CA0A64"/>
    <w:rsid w:val="00CB1D20"/>
    <w:rsid w:val="00CB4B02"/>
    <w:rsid w:val="00CB7EEC"/>
    <w:rsid w:val="00CD4184"/>
    <w:rsid w:val="00CD6C9E"/>
    <w:rsid w:val="00CE423A"/>
    <w:rsid w:val="00CF0F63"/>
    <w:rsid w:val="00CF4EC7"/>
    <w:rsid w:val="00CF5B23"/>
    <w:rsid w:val="00D035E2"/>
    <w:rsid w:val="00D131F0"/>
    <w:rsid w:val="00D13CF3"/>
    <w:rsid w:val="00D25A63"/>
    <w:rsid w:val="00D32C35"/>
    <w:rsid w:val="00D42CF4"/>
    <w:rsid w:val="00D62119"/>
    <w:rsid w:val="00D645D4"/>
    <w:rsid w:val="00D822CF"/>
    <w:rsid w:val="00D82C5C"/>
    <w:rsid w:val="00DB3707"/>
    <w:rsid w:val="00DB4274"/>
    <w:rsid w:val="00DB6804"/>
    <w:rsid w:val="00DD403B"/>
    <w:rsid w:val="00DD5732"/>
    <w:rsid w:val="00DE0AAC"/>
    <w:rsid w:val="00DE1D4D"/>
    <w:rsid w:val="00DE672E"/>
    <w:rsid w:val="00DF02E4"/>
    <w:rsid w:val="00DF0711"/>
    <w:rsid w:val="00DF0824"/>
    <w:rsid w:val="00DF3632"/>
    <w:rsid w:val="00E068CE"/>
    <w:rsid w:val="00E140A0"/>
    <w:rsid w:val="00E15814"/>
    <w:rsid w:val="00E2766F"/>
    <w:rsid w:val="00E27767"/>
    <w:rsid w:val="00E3000C"/>
    <w:rsid w:val="00E305BE"/>
    <w:rsid w:val="00E30CD1"/>
    <w:rsid w:val="00E372B6"/>
    <w:rsid w:val="00E4094D"/>
    <w:rsid w:val="00E43958"/>
    <w:rsid w:val="00E465D9"/>
    <w:rsid w:val="00E4770E"/>
    <w:rsid w:val="00E51680"/>
    <w:rsid w:val="00E523FF"/>
    <w:rsid w:val="00E545D2"/>
    <w:rsid w:val="00E55806"/>
    <w:rsid w:val="00E6211E"/>
    <w:rsid w:val="00E633A5"/>
    <w:rsid w:val="00E6620B"/>
    <w:rsid w:val="00E739F7"/>
    <w:rsid w:val="00E755D6"/>
    <w:rsid w:val="00E80422"/>
    <w:rsid w:val="00E84691"/>
    <w:rsid w:val="00E94D37"/>
    <w:rsid w:val="00E97421"/>
    <w:rsid w:val="00EB13B7"/>
    <w:rsid w:val="00EB1449"/>
    <w:rsid w:val="00EB30DD"/>
    <w:rsid w:val="00EB5474"/>
    <w:rsid w:val="00EC137E"/>
    <w:rsid w:val="00ED2BEA"/>
    <w:rsid w:val="00EE16ED"/>
    <w:rsid w:val="00EE1C13"/>
    <w:rsid w:val="00EE6F64"/>
    <w:rsid w:val="00EF5C17"/>
    <w:rsid w:val="00F23061"/>
    <w:rsid w:val="00F305EA"/>
    <w:rsid w:val="00F30844"/>
    <w:rsid w:val="00F31E09"/>
    <w:rsid w:val="00F32C6B"/>
    <w:rsid w:val="00F354A4"/>
    <w:rsid w:val="00F41A30"/>
    <w:rsid w:val="00F42D3D"/>
    <w:rsid w:val="00F430C2"/>
    <w:rsid w:val="00F5476F"/>
    <w:rsid w:val="00F570D8"/>
    <w:rsid w:val="00F63A26"/>
    <w:rsid w:val="00F662F9"/>
    <w:rsid w:val="00F70CF5"/>
    <w:rsid w:val="00F70F94"/>
    <w:rsid w:val="00F7557C"/>
    <w:rsid w:val="00F92D9F"/>
    <w:rsid w:val="00F93786"/>
    <w:rsid w:val="00F953D0"/>
    <w:rsid w:val="00F97200"/>
    <w:rsid w:val="00FC0BDB"/>
    <w:rsid w:val="00FC27A6"/>
    <w:rsid w:val="00FC4A79"/>
    <w:rsid w:val="00FD0727"/>
    <w:rsid w:val="00FD125B"/>
    <w:rsid w:val="00FD39DA"/>
    <w:rsid w:val="00FE1917"/>
    <w:rsid w:val="00FE46DB"/>
    <w:rsid w:val="00FE4EF4"/>
    <w:rsid w:val="00FF2D16"/>
    <w:rsid w:val="00F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A1A0C1"/>
  <w15:docId w15:val="{0A274CD6-735E-4044-8370-FD1DC60AD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E140A0"/>
    <w:rPr>
      <w:sz w:val="24"/>
      <w:szCs w:val="24"/>
      <w:lang w:eastAsia="en-US"/>
    </w:rPr>
  </w:style>
  <w:style w:type="paragraph" w:styleId="berschrift1">
    <w:name w:val="heading 1"/>
    <w:basedOn w:val="Standard"/>
    <w:next w:val="Standard"/>
    <w:qFormat/>
    <w:rsid w:val="00795A2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center"/>
      <w:outlineLvl w:val="0"/>
    </w:pPr>
    <w:rPr>
      <w:b/>
      <w:color w:val="000000"/>
    </w:rPr>
  </w:style>
  <w:style w:type="paragraph" w:styleId="berschrift2">
    <w:name w:val="heading 2"/>
    <w:basedOn w:val="Standard"/>
    <w:next w:val="Standard"/>
    <w:link w:val="berschrift2Zchn"/>
    <w:qFormat/>
    <w:rsid w:val="00795A2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center"/>
      <w:outlineLvl w:val="1"/>
    </w:pPr>
    <w:rPr>
      <w:color w:val="000000"/>
      <w:u w:val="single"/>
    </w:rPr>
  </w:style>
  <w:style w:type="paragraph" w:styleId="berschrift3">
    <w:name w:val="heading 3"/>
    <w:basedOn w:val="Standard"/>
    <w:next w:val="Standard"/>
    <w:link w:val="berschrift3Zchn"/>
    <w:qFormat/>
    <w:rsid w:val="0065644E"/>
    <w:pPr>
      <w:keepNext/>
      <w:spacing w:before="240" w:after="60"/>
      <w:outlineLvl w:val="2"/>
    </w:pPr>
    <w:rPr>
      <w:rFonts w:ascii="Arial" w:hAnsi="Arial" w:cs="Arial"/>
      <w:b/>
      <w:bCs/>
      <w:sz w:val="26"/>
      <w:szCs w:val="26"/>
    </w:rPr>
  </w:style>
  <w:style w:type="paragraph" w:styleId="berschrift4">
    <w:name w:val="heading 4"/>
    <w:basedOn w:val="Standard"/>
    <w:next w:val="Standardeinzug"/>
    <w:qFormat/>
    <w:rsid w:val="0065644E"/>
    <w:pPr>
      <w:tabs>
        <w:tab w:val="num" w:pos="864"/>
      </w:tabs>
      <w:spacing w:after="80"/>
      <w:ind w:left="864" w:hanging="864"/>
      <w:jc w:val="both"/>
      <w:outlineLvl w:val="3"/>
    </w:pPr>
    <w:rPr>
      <w:rFonts w:ascii="Arial" w:hAnsi="Arial"/>
      <w:sz w:val="20"/>
      <w:szCs w:val="20"/>
      <w:u w:val="single"/>
      <w:lang w:val="fr-FR" w:eastAsia="fr-FR"/>
    </w:rPr>
  </w:style>
  <w:style w:type="paragraph" w:styleId="berschrift5">
    <w:name w:val="heading 5"/>
    <w:basedOn w:val="Standard"/>
    <w:next w:val="Standard"/>
    <w:qFormat/>
    <w:rsid w:val="0072632C"/>
    <w:pPr>
      <w:spacing w:before="240" w:after="60"/>
      <w:outlineLvl w:val="4"/>
    </w:pPr>
    <w:rPr>
      <w:b/>
      <w:bCs/>
      <w:i/>
      <w:iCs/>
      <w:sz w:val="26"/>
      <w:szCs w:val="26"/>
    </w:rPr>
  </w:style>
  <w:style w:type="paragraph" w:styleId="berschrift6">
    <w:name w:val="heading 6"/>
    <w:basedOn w:val="Standard"/>
    <w:next w:val="Standard"/>
    <w:qFormat/>
    <w:rsid w:val="0072632C"/>
    <w:pPr>
      <w:spacing w:before="240" w:after="60"/>
      <w:outlineLvl w:val="5"/>
    </w:pPr>
    <w:rPr>
      <w:b/>
      <w:bCs/>
      <w:sz w:val="22"/>
      <w:szCs w:val="22"/>
    </w:rPr>
  </w:style>
  <w:style w:type="paragraph" w:styleId="berschrift7">
    <w:name w:val="heading 7"/>
    <w:basedOn w:val="Standard"/>
    <w:next w:val="Standardeinzug"/>
    <w:qFormat/>
    <w:rsid w:val="0065644E"/>
    <w:pPr>
      <w:tabs>
        <w:tab w:val="num" w:pos="1296"/>
      </w:tabs>
      <w:spacing w:after="80"/>
      <w:ind w:left="1296" w:hanging="1296"/>
      <w:jc w:val="both"/>
      <w:outlineLvl w:val="6"/>
    </w:pPr>
    <w:rPr>
      <w:i/>
      <w:sz w:val="20"/>
      <w:szCs w:val="20"/>
      <w:lang w:val="fr-FR" w:eastAsia="fr-FR"/>
    </w:rPr>
  </w:style>
  <w:style w:type="paragraph" w:styleId="berschrift8">
    <w:name w:val="heading 8"/>
    <w:basedOn w:val="Standard"/>
    <w:next w:val="Standard"/>
    <w:qFormat/>
    <w:rsid w:val="00795A2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jc w:val="center"/>
      <w:outlineLvl w:val="7"/>
    </w:pPr>
    <w:rPr>
      <w:rFonts w:ascii="Tms Rmn" w:hAnsi="Tms Rmn"/>
      <w:b/>
      <w:color w:val="000000"/>
      <w:szCs w:val="20"/>
      <w:lang w:eastAsia="en-GB"/>
    </w:rPr>
  </w:style>
  <w:style w:type="paragraph" w:styleId="berschrift9">
    <w:name w:val="heading 9"/>
    <w:basedOn w:val="Standard"/>
    <w:next w:val="Standardeinzug"/>
    <w:qFormat/>
    <w:rsid w:val="0065644E"/>
    <w:pPr>
      <w:tabs>
        <w:tab w:val="num" w:pos="1584"/>
      </w:tabs>
      <w:spacing w:after="80"/>
      <w:ind w:left="1584" w:hanging="1584"/>
      <w:jc w:val="both"/>
      <w:outlineLvl w:val="8"/>
    </w:pPr>
    <w:rPr>
      <w:i/>
      <w:sz w:val="20"/>
      <w:szCs w:val="20"/>
      <w:lang w:val="fr-FR" w:eastAsia="fr-FR"/>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rsid w:val="0065644E"/>
    <w:rPr>
      <w:color w:val="000000"/>
      <w:sz w:val="24"/>
      <w:szCs w:val="24"/>
      <w:u w:val="single"/>
      <w:lang w:val="en-GB" w:eastAsia="en-US" w:bidi="ar-SA"/>
    </w:rPr>
  </w:style>
  <w:style w:type="character" w:customStyle="1" w:styleId="berschrift3Zchn">
    <w:name w:val="Überschrift 3 Zchn"/>
    <w:basedOn w:val="Absatz-Standardschriftart"/>
    <w:link w:val="berschrift3"/>
    <w:rsid w:val="0065644E"/>
    <w:rPr>
      <w:rFonts w:ascii="Arial" w:hAnsi="Arial" w:cs="Arial"/>
      <w:b/>
      <w:bCs/>
      <w:sz w:val="26"/>
      <w:szCs w:val="26"/>
      <w:lang w:val="en-GB" w:eastAsia="en-US" w:bidi="ar-SA"/>
    </w:rPr>
  </w:style>
  <w:style w:type="paragraph" w:styleId="Standardeinzug">
    <w:name w:val="Normal Indent"/>
    <w:basedOn w:val="Standard"/>
    <w:rsid w:val="0072632C"/>
    <w:pPr>
      <w:ind w:left="720" w:hanging="720"/>
      <w:jc w:val="both"/>
    </w:pPr>
    <w:rPr>
      <w:snapToGrid w:val="0"/>
      <w:sz w:val="23"/>
      <w:szCs w:val="20"/>
      <w:lang w:eastAsia="nl-NL"/>
    </w:rPr>
  </w:style>
  <w:style w:type="paragraph" w:customStyle="1" w:styleId="DefaultText">
    <w:name w:val="Default Text"/>
    <w:basedOn w:val="Standard"/>
    <w:rsid w:val="00795A2A"/>
    <w:rPr>
      <w:szCs w:val="20"/>
    </w:rPr>
  </w:style>
  <w:style w:type="paragraph" w:styleId="Textkrper">
    <w:name w:val="Body Text"/>
    <w:basedOn w:val="Standard"/>
    <w:rsid w:val="00795A2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pPr>
  </w:style>
  <w:style w:type="paragraph" w:styleId="Textkrper2">
    <w:name w:val="Body Text 2"/>
    <w:basedOn w:val="Standard"/>
    <w:rsid w:val="00795A2A"/>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jc w:val="both"/>
    </w:pPr>
    <w:rPr>
      <w:bCs/>
      <w:color w:val="000000"/>
    </w:rPr>
  </w:style>
  <w:style w:type="paragraph" w:styleId="Sprechblasentext">
    <w:name w:val="Balloon Text"/>
    <w:basedOn w:val="Standard"/>
    <w:semiHidden/>
    <w:rsid w:val="00B17B87"/>
    <w:rPr>
      <w:rFonts w:ascii="Tahoma" w:hAnsi="Tahoma" w:cs="Tahoma"/>
      <w:sz w:val="16"/>
      <w:szCs w:val="16"/>
    </w:rPr>
  </w:style>
  <w:style w:type="paragraph" w:styleId="Textkrper-Zeileneinzug">
    <w:name w:val="Body Text Indent"/>
    <w:basedOn w:val="Standard"/>
    <w:rsid w:val="00B17B87"/>
    <w:pPr>
      <w:spacing w:after="120"/>
      <w:ind w:left="283"/>
    </w:pPr>
  </w:style>
  <w:style w:type="paragraph" w:customStyle="1" w:styleId="Body">
    <w:name w:val="Body"/>
    <w:basedOn w:val="Standard"/>
    <w:rsid w:val="00CD6C9E"/>
    <w:pPr>
      <w:spacing w:after="140" w:line="290" w:lineRule="auto"/>
      <w:jc w:val="both"/>
    </w:pPr>
    <w:rPr>
      <w:rFonts w:ascii="Arial" w:hAnsi="Arial"/>
      <w:kern w:val="20"/>
      <w:sz w:val="20"/>
      <w:szCs w:val="20"/>
    </w:rPr>
  </w:style>
  <w:style w:type="character" w:styleId="Kommentarzeichen">
    <w:name w:val="annotation reference"/>
    <w:basedOn w:val="Absatz-Standardschriftart"/>
    <w:semiHidden/>
    <w:rsid w:val="00B64327"/>
    <w:rPr>
      <w:sz w:val="16"/>
      <w:szCs w:val="16"/>
    </w:rPr>
  </w:style>
  <w:style w:type="paragraph" w:styleId="Kommentartext">
    <w:name w:val="annotation text"/>
    <w:basedOn w:val="Standard"/>
    <w:semiHidden/>
    <w:rsid w:val="00B64327"/>
    <w:rPr>
      <w:sz w:val="20"/>
      <w:szCs w:val="20"/>
    </w:rPr>
  </w:style>
  <w:style w:type="paragraph" w:styleId="Kommentarthema">
    <w:name w:val="annotation subject"/>
    <w:basedOn w:val="Kommentartext"/>
    <w:next w:val="Kommentartext"/>
    <w:semiHidden/>
    <w:rsid w:val="00B64327"/>
    <w:rPr>
      <w:b/>
      <w:bCs/>
    </w:rPr>
  </w:style>
  <w:style w:type="paragraph" w:styleId="Titel">
    <w:name w:val="Title"/>
    <w:basedOn w:val="Standard"/>
    <w:qFormat/>
    <w:rsid w:val="0072632C"/>
    <w:pPr>
      <w:jc w:val="center"/>
    </w:pPr>
    <w:rPr>
      <w:b/>
      <w:snapToGrid w:val="0"/>
      <w:szCs w:val="20"/>
      <w:lang w:eastAsia="nl-NL"/>
    </w:rPr>
  </w:style>
  <w:style w:type="table" w:styleId="Tabellenraster">
    <w:name w:val="Table Grid"/>
    <w:basedOn w:val="NormaleTabelle"/>
    <w:rsid w:val="0072632C"/>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zeile">
    <w:name w:val="footer"/>
    <w:basedOn w:val="Standard"/>
    <w:rsid w:val="00E84691"/>
    <w:pPr>
      <w:tabs>
        <w:tab w:val="center" w:pos="4819"/>
        <w:tab w:val="right" w:pos="9071"/>
      </w:tabs>
      <w:jc w:val="both"/>
    </w:pPr>
    <w:rPr>
      <w:snapToGrid w:val="0"/>
      <w:sz w:val="23"/>
      <w:szCs w:val="20"/>
      <w:lang w:eastAsia="nl-NL"/>
    </w:rPr>
  </w:style>
  <w:style w:type="paragraph" w:styleId="Untertitel">
    <w:name w:val="Subtitle"/>
    <w:basedOn w:val="Standard"/>
    <w:link w:val="UntertitelZchn"/>
    <w:uiPriority w:val="99"/>
    <w:qFormat/>
    <w:rsid w:val="00C21ABF"/>
    <w:pPr>
      <w:jc w:val="center"/>
    </w:pPr>
    <w:rPr>
      <w:b/>
      <w:snapToGrid w:val="0"/>
      <w:sz w:val="20"/>
      <w:szCs w:val="20"/>
      <w:u w:val="single"/>
      <w:lang w:eastAsia="nl-NL"/>
    </w:rPr>
  </w:style>
  <w:style w:type="paragraph" w:styleId="Kopfzeile">
    <w:name w:val="header"/>
    <w:rsid w:val="0065644E"/>
    <w:pPr>
      <w:tabs>
        <w:tab w:val="right" w:pos="9498"/>
      </w:tabs>
    </w:pPr>
    <w:rPr>
      <w:rFonts w:ascii="Arial" w:hAnsi="Arial"/>
      <w:noProof/>
      <w:sz w:val="22"/>
      <w:lang w:val="fr-FR" w:eastAsia="fr-FR"/>
    </w:rPr>
  </w:style>
  <w:style w:type="paragraph" w:customStyle="1" w:styleId="DestTabNom">
    <w:name w:val="DestTabNom"/>
    <w:basedOn w:val="DestTabTitre"/>
    <w:rsid w:val="0065644E"/>
    <w:pPr>
      <w:spacing w:before="0"/>
    </w:pPr>
    <w:rPr>
      <w:b/>
      <w:sz w:val="24"/>
    </w:rPr>
  </w:style>
  <w:style w:type="paragraph" w:customStyle="1" w:styleId="DestTabTitre">
    <w:name w:val="DestTabTitre"/>
    <w:basedOn w:val="EmetTabTitre"/>
    <w:rsid w:val="0065644E"/>
    <w:pPr>
      <w:spacing w:before="240"/>
    </w:pPr>
  </w:style>
  <w:style w:type="paragraph" w:customStyle="1" w:styleId="EmetTabTitre">
    <w:name w:val="EmetTabTitre"/>
    <w:basedOn w:val="Standard"/>
    <w:rsid w:val="0065644E"/>
    <w:pPr>
      <w:tabs>
        <w:tab w:val="center" w:pos="9143"/>
      </w:tabs>
      <w:spacing w:after="80"/>
    </w:pPr>
    <w:rPr>
      <w:rFonts w:ascii="Arial" w:hAnsi="Arial"/>
      <w:noProof/>
      <w:sz w:val="20"/>
      <w:szCs w:val="20"/>
      <w:lang w:val="fr-FR" w:eastAsia="fr-FR"/>
    </w:rPr>
  </w:style>
  <w:style w:type="paragraph" w:customStyle="1" w:styleId="NormalSignature">
    <w:name w:val="NormalSignature"/>
    <w:basedOn w:val="Standard"/>
    <w:rsid w:val="0065644E"/>
    <w:pPr>
      <w:spacing w:before="120" w:after="80"/>
    </w:pPr>
    <w:rPr>
      <w:rFonts w:ascii="Arial" w:hAnsi="Arial"/>
      <w:b/>
      <w:sz w:val="20"/>
      <w:szCs w:val="20"/>
      <w:lang w:val="fr-FR" w:eastAsia="fr-FR"/>
    </w:rPr>
  </w:style>
  <w:style w:type="paragraph" w:customStyle="1" w:styleId="InfIntObjet">
    <w:name w:val="InfIntObjet"/>
    <w:basedOn w:val="InfIntTitre"/>
    <w:next w:val="Standard"/>
    <w:rsid w:val="0065644E"/>
    <w:pPr>
      <w:pBdr>
        <w:top w:val="double" w:sz="6" w:space="12" w:color="808080"/>
        <w:left w:val="double" w:sz="6" w:space="12" w:color="808080"/>
        <w:bottom w:val="double" w:sz="6" w:space="12" w:color="808080"/>
        <w:right w:val="double" w:sz="6" w:space="12" w:color="808080"/>
      </w:pBdr>
    </w:pPr>
    <w:rPr>
      <w:sz w:val="28"/>
    </w:rPr>
  </w:style>
  <w:style w:type="paragraph" w:customStyle="1" w:styleId="InfIntTitre">
    <w:name w:val="InfIntTitre"/>
    <w:basedOn w:val="Standard"/>
    <w:next w:val="EmetTabTitre"/>
    <w:rsid w:val="0065644E"/>
    <w:pPr>
      <w:spacing w:before="480" w:after="960"/>
      <w:jc w:val="center"/>
    </w:pPr>
    <w:rPr>
      <w:rFonts w:ascii="Arial" w:hAnsi="Arial"/>
      <w:b/>
      <w:noProof/>
      <w:sz w:val="40"/>
      <w:szCs w:val="20"/>
      <w:lang w:val="fr-FR" w:eastAsia="fr-FR"/>
    </w:rPr>
  </w:style>
  <w:style w:type="paragraph" w:customStyle="1" w:styleId="EmetTabNom">
    <w:name w:val="EmetTabNom"/>
    <w:basedOn w:val="EmetTabTitre"/>
    <w:rsid w:val="0065644E"/>
    <w:rPr>
      <w:b/>
    </w:rPr>
  </w:style>
  <w:style w:type="paragraph" w:customStyle="1" w:styleId="NormalPolitesse">
    <w:name w:val="NormalPolitesse"/>
    <w:basedOn w:val="Standard"/>
    <w:rsid w:val="0065644E"/>
    <w:pPr>
      <w:numPr>
        <w:numId w:val="3"/>
      </w:numPr>
      <w:spacing w:after="80"/>
      <w:jc w:val="both"/>
    </w:pPr>
    <w:rPr>
      <w:rFonts w:ascii="Arial" w:hAnsi="Arial"/>
      <w:sz w:val="20"/>
      <w:szCs w:val="20"/>
      <w:lang w:val="fr-FR" w:eastAsia="fr-FR"/>
    </w:rPr>
  </w:style>
  <w:style w:type="paragraph" w:customStyle="1" w:styleId="CcTabTitre">
    <w:name w:val="CcTabTitre"/>
    <w:basedOn w:val="DestTabTitre"/>
    <w:next w:val="CcTabNom"/>
    <w:rsid w:val="0065644E"/>
  </w:style>
  <w:style w:type="paragraph" w:customStyle="1" w:styleId="CcTabNom">
    <w:name w:val="CcTabNom"/>
    <w:basedOn w:val="EmetTabTitre"/>
    <w:rsid w:val="0065644E"/>
    <w:rPr>
      <w:sz w:val="24"/>
    </w:rPr>
  </w:style>
  <w:style w:type="paragraph" w:customStyle="1" w:styleId="CCPSA">
    <w:name w:val="CCPSA"/>
    <w:basedOn w:val="Standard"/>
    <w:rsid w:val="0065644E"/>
    <w:pPr>
      <w:keepLines/>
      <w:spacing w:after="80"/>
      <w:jc w:val="both"/>
    </w:pPr>
    <w:rPr>
      <w:rFonts w:ascii="Arial" w:hAnsi="Arial"/>
      <w:i/>
      <w:color w:val="FF0000"/>
      <w:spacing w:val="-30"/>
      <w:sz w:val="32"/>
      <w:szCs w:val="20"/>
      <w:lang w:val="fr-FR" w:eastAsia="fr-FR"/>
    </w:rPr>
  </w:style>
  <w:style w:type="paragraph" w:customStyle="1" w:styleId="en-ttePaysage">
    <w:name w:val="en-têtePaysage"/>
    <w:basedOn w:val="Kopfzeile"/>
    <w:rsid w:val="0065644E"/>
    <w:pPr>
      <w:tabs>
        <w:tab w:val="clear" w:pos="9498"/>
        <w:tab w:val="right" w:pos="15310"/>
      </w:tabs>
    </w:pPr>
  </w:style>
  <w:style w:type="paragraph" w:customStyle="1" w:styleId="pieddepagePaysage">
    <w:name w:val="pied de pagePaysage"/>
    <w:basedOn w:val="Fuzeile"/>
    <w:rsid w:val="0065644E"/>
    <w:pPr>
      <w:pBdr>
        <w:top w:val="single" w:sz="6" w:space="1" w:color="C0C0C0"/>
      </w:pBdr>
      <w:tabs>
        <w:tab w:val="clear" w:pos="4819"/>
        <w:tab w:val="clear" w:pos="9071"/>
        <w:tab w:val="center" w:pos="7655"/>
        <w:tab w:val="right" w:pos="15310"/>
      </w:tabs>
      <w:jc w:val="left"/>
    </w:pPr>
    <w:rPr>
      <w:rFonts w:ascii="Arial" w:hAnsi="Arial"/>
      <w:noProof/>
      <w:snapToGrid/>
      <w:sz w:val="20"/>
      <w:lang w:val="fr-FR" w:eastAsia="fr-FR"/>
    </w:rPr>
  </w:style>
  <w:style w:type="paragraph" w:customStyle="1" w:styleId="NormalCopieEcran">
    <w:name w:val="NormalCopieEcran"/>
    <w:rsid w:val="0065644E"/>
    <w:pPr>
      <w:keepLines/>
      <w:pBdr>
        <w:top w:val="single" w:sz="6" w:space="1" w:color="auto"/>
        <w:left w:val="single" w:sz="6" w:space="1" w:color="auto"/>
        <w:bottom w:val="single" w:sz="6" w:space="1" w:color="auto"/>
        <w:right w:val="single" w:sz="6" w:space="1" w:color="auto"/>
      </w:pBdr>
    </w:pPr>
    <w:rPr>
      <w:rFonts w:ascii="Courier New" w:hAnsi="Courier New"/>
      <w:noProof/>
      <w:sz w:val="18"/>
      <w:lang w:val="fr-FR" w:eastAsia="fr-FR"/>
    </w:rPr>
  </w:style>
  <w:style w:type="paragraph" w:customStyle="1" w:styleId="Corps">
    <w:name w:val="Corps"/>
    <w:basedOn w:val="Standard"/>
    <w:rsid w:val="0065644E"/>
    <w:pPr>
      <w:tabs>
        <w:tab w:val="left" w:pos="851"/>
      </w:tabs>
      <w:spacing w:before="240" w:after="80"/>
      <w:ind w:firstLine="284"/>
      <w:jc w:val="both"/>
    </w:pPr>
    <w:rPr>
      <w:sz w:val="20"/>
      <w:szCs w:val="20"/>
      <w:lang w:val="fr-FR" w:eastAsia="fr-FR"/>
    </w:rPr>
  </w:style>
  <w:style w:type="paragraph" w:styleId="Liste">
    <w:name w:val="List"/>
    <w:basedOn w:val="Standardeinzug"/>
    <w:rsid w:val="0065644E"/>
    <w:pPr>
      <w:tabs>
        <w:tab w:val="left" w:leader="dot" w:pos="5670"/>
        <w:tab w:val="right" w:pos="9072"/>
      </w:tabs>
      <w:ind w:left="2835" w:firstLine="0"/>
    </w:pPr>
    <w:rPr>
      <w:snapToGrid/>
      <w:sz w:val="24"/>
      <w:lang w:val="fr-FR" w:eastAsia="fr-FR"/>
    </w:rPr>
  </w:style>
  <w:style w:type="paragraph" w:customStyle="1" w:styleId="Emetteur">
    <w:name w:val="Emetteur"/>
    <w:basedOn w:val="Standard"/>
    <w:next w:val="Dest"/>
    <w:rsid w:val="0065644E"/>
    <w:pPr>
      <w:tabs>
        <w:tab w:val="left" w:pos="1701"/>
      </w:tabs>
      <w:spacing w:after="720"/>
      <w:jc w:val="both"/>
    </w:pPr>
    <w:rPr>
      <w:b/>
      <w:szCs w:val="20"/>
      <w:lang w:val="fr-FR" w:eastAsia="fr-FR"/>
    </w:rPr>
  </w:style>
  <w:style w:type="paragraph" w:customStyle="1" w:styleId="Dest">
    <w:name w:val="Dest"/>
    <w:basedOn w:val="Standard"/>
    <w:rsid w:val="0065644E"/>
    <w:pPr>
      <w:spacing w:after="80"/>
      <w:ind w:left="1701" w:hanging="1701"/>
      <w:jc w:val="both"/>
    </w:pPr>
    <w:rPr>
      <w:b/>
      <w:szCs w:val="20"/>
      <w:lang w:val="fr-FR" w:eastAsia="fr-FR"/>
    </w:rPr>
  </w:style>
  <w:style w:type="paragraph" w:customStyle="1" w:styleId="Obj">
    <w:name w:val="Obj"/>
    <w:basedOn w:val="Standard"/>
    <w:next w:val="Standard"/>
    <w:rsid w:val="0065644E"/>
    <w:pPr>
      <w:tabs>
        <w:tab w:val="center" w:pos="4820"/>
        <w:tab w:val="right" w:pos="9480"/>
      </w:tabs>
      <w:spacing w:before="120" w:after="120"/>
      <w:ind w:left="567"/>
      <w:jc w:val="both"/>
    </w:pPr>
    <w:rPr>
      <w:szCs w:val="20"/>
      <w:u w:val="single"/>
      <w:lang w:val="fr-FR" w:eastAsia="fr-FR"/>
    </w:rPr>
  </w:style>
  <w:style w:type="paragraph" w:customStyle="1" w:styleId="NormalApprobation">
    <w:name w:val="Normal Approbation"/>
    <w:basedOn w:val="Standard"/>
    <w:rsid w:val="0065644E"/>
    <w:pPr>
      <w:keepLines/>
      <w:spacing w:after="240" w:line="240" w:lineRule="atLeast"/>
      <w:jc w:val="both"/>
    </w:pPr>
    <w:rPr>
      <w:sz w:val="20"/>
      <w:szCs w:val="20"/>
      <w:lang w:val="fr-FR" w:eastAsia="fr-FR"/>
    </w:rPr>
  </w:style>
  <w:style w:type="paragraph" w:customStyle="1" w:styleId="NormalCentr">
    <w:name w:val="Normal Centré"/>
    <w:basedOn w:val="Standard"/>
    <w:rsid w:val="0065644E"/>
    <w:pPr>
      <w:keepLines/>
      <w:spacing w:after="240" w:line="288" w:lineRule="atLeast"/>
      <w:jc w:val="center"/>
    </w:pPr>
    <w:rPr>
      <w:rFonts w:ascii="Arial" w:hAnsi="Arial"/>
      <w:b/>
      <w:sz w:val="28"/>
      <w:szCs w:val="20"/>
      <w:lang w:val="fr-FR" w:eastAsia="fr-FR"/>
    </w:rPr>
  </w:style>
  <w:style w:type="paragraph" w:customStyle="1" w:styleId="NormalGauche">
    <w:name w:val="Normal Gauche"/>
    <w:basedOn w:val="Standard"/>
    <w:rsid w:val="0065644E"/>
    <w:pPr>
      <w:keepLines/>
      <w:spacing w:after="240" w:line="264" w:lineRule="atLeast"/>
      <w:jc w:val="both"/>
    </w:pPr>
    <w:rPr>
      <w:rFonts w:ascii="Arial" w:hAnsi="Arial"/>
      <w:sz w:val="20"/>
      <w:szCs w:val="20"/>
      <w:lang w:val="fr-FR" w:eastAsia="fr-FR"/>
    </w:rPr>
  </w:style>
  <w:style w:type="paragraph" w:customStyle="1" w:styleId="NormalDiffusion">
    <w:name w:val="Normal Diffusion"/>
    <w:basedOn w:val="Standard"/>
    <w:rsid w:val="0065644E"/>
    <w:pPr>
      <w:keepLines/>
      <w:tabs>
        <w:tab w:val="right" w:pos="5387"/>
      </w:tabs>
      <w:spacing w:after="80" w:line="240" w:lineRule="atLeast"/>
      <w:ind w:left="142" w:hanging="142"/>
      <w:jc w:val="both"/>
    </w:pPr>
    <w:rPr>
      <w:sz w:val="20"/>
      <w:szCs w:val="20"/>
      <w:lang w:val="fr-FR" w:eastAsia="fr-FR"/>
    </w:rPr>
  </w:style>
  <w:style w:type="paragraph" w:customStyle="1" w:styleId="NormalTitre">
    <w:name w:val="NormalTitre"/>
    <w:basedOn w:val="Standard"/>
    <w:rsid w:val="0065644E"/>
    <w:pPr>
      <w:keepLines/>
      <w:spacing w:before="360" w:after="240" w:line="360" w:lineRule="atLeast"/>
      <w:jc w:val="center"/>
    </w:pPr>
    <w:rPr>
      <w:rFonts w:ascii="Arial" w:hAnsi="Arial"/>
      <w:b/>
      <w:sz w:val="36"/>
      <w:szCs w:val="20"/>
      <w:lang w:val="fr-FR" w:eastAsia="fr-FR"/>
    </w:rPr>
  </w:style>
  <w:style w:type="paragraph" w:customStyle="1" w:styleId="Retraitnormal0Aprs">
    <w:name w:val="Retrait normal 0Après"/>
    <w:basedOn w:val="Standardeinzug"/>
    <w:rsid w:val="0065644E"/>
    <w:pPr>
      <w:keepLines/>
      <w:tabs>
        <w:tab w:val="left" w:pos="851"/>
      </w:tabs>
      <w:spacing w:line="288" w:lineRule="atLeast"/>
      <w:ind w:left="851" w:hanging="284"/>
    </w:pPr>
    <w:rPr>
      <w:snapToGrid/>
      <w:sz w:val="24"/>
      <w:lang w:val="fr-FR" w:eastAsia="fr-FR"/>
    </w:rPr>
  </w:style>
  <w:style w:type="paragraph" w:customStyle="1" w:styleId="NormalAnnexe">
    <w:name w:val="NormalAnnexe"/>
    <w:basedOn w:val="NormalCentr"/>
    <w:rsid w:val="0065644E"/>
    <w:pPr>
      <w:pBdr>
        <w:bottom w:val="single" w:sz="6" w:space="1" w:color="auto"/>
        <w:between w:val="single" w:sz="6" w:space="1" w:color="auto"/>
      </w:pBdr>
      <w:ind w:left="3969" w:right="3968"/>
    </w:pPr>
    <w:rPr>
      <w:b w:val="0"/>
    </w:rPr>
  </w:style>
  <w:style w:type="character" w:customStyle="1" w:styleId="CCPSA01">
    <w:name w:val="CCPSA01"/>
    <w:rsid w:val="0065644E"/>
    <w:rPr>
      <w:rFonts w:ascii="Arial" w:hAnsi="Arial"/>
      <w:b/>
      <w:i/>
      <w:color w:val="FF0000"/>
      <w:spacing w:val="-30"/>
      <w:sz w:val="36"/>
    </w:rPr>
  </w:style>
  <w:style w:type="character" w:customStyle="1" w:styleId="CCPSA02">
    <w:name w:val="CCPSA02"/>
    <w:basedOn w:val="CCPSA01"/>
    <w:rsid w:val="0065644E"/>
    <w:rPr>
      <w:rFonts w:ascii="Arial" w:hAnsi="Arial"/>
      <w:b/>
      <w:i/>
      <w:smallCaps/>
      <w:color w:val="FF0000"/>
      <w:spacing w:val="-30"/>
      <w:sz w:val="32"/>
    </w:rPr>
  </w:style>
  <w:style w:type="paragraph" w:customStyle="1" w:styleId="en-tteCCPSA">
    <w:name w:val="en-têteCCPSA"/>
    <w:rsid w:val="0065644E"/>
    <w:rPr>
      <w:rFonts w:ascii="Arial" w:hAnsi="Arial"/>
      <w:b/>
      <w:i/>
      <w:color w:val="FF0000"/>
      <w:spacing w:val="-30"/>
      <w:sz w:val="36"/>
      <w:lang w:val="en-US" w:eastAsia="fr-FR"/>
    </w:rPr>
  </w:style>
  <w:style w:type="paragraph" w:styleId="Verzeichnis1">
    <w:name w:val="toc 1"/>
    <w:basedOn w:val="Standard"/>
    <w:next w:val="Standard"/>
    <w:autoRedefine/>
    <w:semiHidden/>
    <w:rsid w:val="0065644E"/>
    <w:pPr>
      <w:spacing w:before="120" w:after="120"/>
    </w:pPr>
    <w:rPr>
      <w:rFonts w:ascii="Times" w:hAnsi="Times"/>
      <w:b/>
      <w:caps/>
      <w:sz w:val="20"/>
      <w:szCs w:val="20"/>
      <w:lang w:val="fr-FR" w:eastAsia="fr-FR"/>
    </w:rPr>
  </w:style>
  <w:style w:type="paragraph" w:styleId="Verzeichnis2">
    <w:name w:val="toc 2"/>
    <w:basedOn w:val="Standard"/>
    <w:next w:val="Standard"/>
    <w:autoRedefine/>
    <w:uiPriority w:val="39"/>
    <w:rsid w:val="0065644E"/>
    <w:pPr>
      <w:ind w:left="200"/>
    </w:pPr>
    <w:rPr>
      <w:rFonts w:ascii="Times" w:hAnsi="Times"/>
      <w:smallCaps/>
      <w:sz w:val="20"/>
      <w:szCs w:val="20"/>
      <w:lang w:val="fr-FR" w:eastAsia="fr-FR"/>
    </w:rPr>
  </w:style>
  <w:style w:type="paragraph" w:styleId="Verzeichnis3">
    <w:name w:val="toc 3"/>
    <w:basedOn w:val="Standard"/>
    <w:next w:val="Standard"/>
    <w:autoRedefine/>
    <w:semiHidden/>
    <w:rsid w:val="0065644E"/>
    <w:pPr>
      <w:ind w:left="400"/>
    </w:pPr>
    <w:rPr>
      <w:rFonts w:ascii="Times" w:hAnsi="Times"/>
      <w:i/>
      <w:sz w:val="20"/>
      <w:szCs w:val="20"/>
      <w:lang w:val="fr-FR" w:eastAsia="fr-FR"/>
    </w:rPr>
  </w:style>
  <w:style w:type="paragraph" w:styleId="Verzeichnis4">
    <w:name w:val="toc 4"/>
    <w:basedOn w:val="Standard"/>
    <w:next w:val="Standard"/>
    <w:autoRedefine/>
    <w:semiHidden/>
    <w:rsid w:val="0065644E"/>
    <w:pPr>
      <w:ind w:left="600"/>
    </w:pPr>
    <w:rPr>
      <w:rFonts w:ascii="Times" w:hAnsi="Times"/>
      <w:sz w:val="18"/>
      <w:szCs w:val="20"/>
      <w:lang w:val="fr-FR" w:eastAsia="fr-FR"/>
    </w:rPr>
  </w:style>
  <w:style w:type="paragraph" w:styleId="Verzeichnis5">
    <w:name w:val="toc 5"/>
    <w:basedOn w:val="Standard"/>
    <w:next w:val="Standard"/>
    <w:autoRedefine/>
    <w:semiHidden/>
    <w:rsid w:val="0065644E"/>
    <w:pPr>
      <w:ind w:left="800"/>
    </w:pPr>
    <w:rPr>
      <w:rFonts w:ascii="Times" w:hAnsi="Times"/>
      <w:sz w:val="18"/>
      <w:szCs w:val="20"/>
      <w:lang w:val="fr-FR" w:eastAsia="fr-FR"/>
    </w:rPr>
  </w:style>
  <w:style w:type="paragraph" w:styleId="Verzeichnis6">
    <w:name w:val="toc 6"/>
    <w:basedOn w:val="Standard"/>
    <w:next w:val="Standard"/>
    <w:autoRedefine/>
    <w:semiHidden/>
    <w:rsid w:val="0065644E"/>
    <w:pPr>
      <w:ind w:left="1000"/>
    </w:pPr>
    <w:rPr>
      <w:rFonts w:ascii="Times" w:hAnsi="Times"/>
      <w:sz w:val="18"/>
      <w:szCs w:val="20"/>
      <w:lang w:val="fr-FR" w:eastAsia="fr-FR"/>
    </w:rPr>
  </w:style>
  <w:style w:type="paragraph" w:styleId="Verzeichnis7">
    <w:name w:val="toc 7"/>
    <w:basedOn w:val="Standard"/>
    <w:next w:val="Standard"/>
    <w:autoRedefine/>
    <w:semiHidden/>
    <w:rsid w:val="0065644E"/>
    <w:pPr>
      <w:ind w:left="1200"/>
    </w:pPr>
    <w:rPr>
      <w:rFonts w:ascii="Times" w:hAnsi="Times"/>
      <w:sz w:val="18"/>
      <w:szCs w:val="20"/>
      <w:lang w:val="fr-FR" w:eastAsia="fr-FR"/>
    </w:rPr>
  </w:style>
  <w:style w:type="paragraph" w:styleId="Verzeichnis8">
    <w:name w:val="toc 8"/>
    <w:basedOn w:val="Standard"/>
    <w:next w:val="Standard"/>
    <w:autoRedefine/>
    <w:semiHidden/>
    <w:rsid w:val="0065644E"/>
    <w:pPr>
      <w:ind w:left="1400"/>
    </w:pPr>
    <w:rPr>
      <w:rFonts w:ascii="Times" w:hAnsi="Times"/>
      <w:sz w:val="18"/>
      <w:szCs w:val="20"/>
      <w:lang w:val="fr-FR" w:eastAsia="fr-FR"/>
    </w:rPr>
  </w:style>
  <w:style w:type="paragraph" w:styleId="Verzeichnis9">
    <w:name w:val="toc 9"/>
    <w:basedOn w:val="Standard"/>
    <w:next w:val="Standard"/>
    <w:autoRedefine/>
    <w:semiHidden/>
    <w:rsid w:val="0065644E"/>
    <w:pPr>
      <w:ind w:left="1600"/>
    </w:pPr>
    <w:rPr>
      <w:rFonts w:ascii="Times" w:hAnsi="Times"/>
      <w:sz w:val="18"/>
      <w:szCs w:val="20"/>
      <w:lang w:val="fr-FR" w:eastAsia="fr-FR"/>
    </w:rPr>
  </w:style>
  <w:style w:type="paragraph" w:styleId="Textkrper-Einzug2">
    <w:name w:val="Body Text Indent 2"/>
    <w:basedOn w:val="Standard"/>
    <w:rsid w:val="0065644E"/>
    <w:pPr>
      <w:spacing w:before="120" w:after="80"/>
      <w:ind w:left="2836" w:firstLine="709"/>
    </w:pPr>
    <w:rPr>
      <w:rFonts w:ascii="Arial" w:hAnsi="Arial"/>
      <w:sz w:val="20"/>
      <w:szCs w:val="20"/>
      <w:lang w:val="fr-FR" w:eastAsia="fr-FR"/>
    </w:rPr>
  </w:style>
  <w:style w:type="paragraph" w:styleId="Textkrper-Einzug3">
    <w:name w:val="Body Text Indent 3"/>
    <w:basedOn w:val="Standard"/>
    <w:rsid w:val="0065644E"/>
    <w:pPr>
      <w:spacing w:after="80"/>
      <w:ind w:left="1418" w:firstLine="7"/>
      <w:jc w:val="both"/>
    </w:pPr>
    <w:rPr>
      <w:rFonts w:ascii="Arial" w:hAnsi="Arial"/>
      <w:sz w:val="20"/>
      <w:szCs w:val="20"/>
      <w:lang w:val="fr-FR" w:eastAsia="fr-FR"/>
    </w:rPr>
  </w:style>
  <w:style w:type="paragraph" w:styleId="Textkrper3">
    <w:name w:val="Body Text 3"/>
    <w:basedOn w:val="Standard"/>
    <w:rsid w:val="0065644E"/>
    <w:pPr>
      <w:spacing w:after="80"/>
      <w:jc w:val="both"/>
    </w:pPr>
    <w:rPr>
      <w:rFonts w:ascii="Arial" w:hAnsi="Arial"/>
      <w:color w:val="FF0000"/>
      <w:sz w:val="20"/>
      <w:szCs w:val="20"/>
      <w:lang w:val="fr-FR" w:eastAsia="fr-FR"/>
    </w:rPr>
  </w:style>
  <w:style w:type="character" w:styleId="Seitenzahl">
    <w:name w:val="page number"/>
    <w:basedOn w:val="Absatz-Standardschriftart"/>
    <w:rsid w:val="0065644E"/>
  </w:style>
  <w:style w:type="paragraph" w:customStyle="1" w:styleId="Listepucescarrs">
    <w:name w:val="Liste puces carrés"/>
    <w:basedOn w:val="Standard"/>
    <w:rsid w:val="0065644E"/>
    <w:pPr>
      <w:numPr>
        <w:numId w:val="4"/>
      </w:numPr>
      <w:suppressAutoHyphens/>
      <w:spacing w:before="60" w:after="60"/>
      <w:ind w:right="284"/>
    </w:pPr>
    <w:rPr>
      <w:rFonts w:ascii="Arial" w:hAnsi="Arial"/>
      <w:sz w:val="20"/>
      <w:szCs w:val="20"/>
      <w:lang w:val="fr-FR" w:eastAsia="fr-FR"/>
    </w:rPr>
  </w:style>
  <w:style w:type="paragraph" w:customStyle="1" w:styleId="Style1">
    <w:name w:val="Style1"/>
    <w:basedOn w:val="berschrift1"/>
    <w:link w:val="Style1Car"/>
    <w:rsid w:val="0065644E"/>
    <w:pPr>
      <w:numPr>
        <w:ilvl w:val="1"/>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120" w:after="60" w:line="240" w:lineRule="auto"/>
      <w:ind w:right="0"/>
      <w:jc w:val="left"/>
    </w:pPr>
    <w:rPr>
      <w:rFonts w:ascii="Arial" w:hAnsi="Arial" w:cs="Arial"/>
      <w:bCs/>
      <w:caps/>
      <w:color w:val="FF0000"/>
      <w:kern w:val="28"/>
      <w:sz w:val="28"/>
      <w:szCs w:val="28"/>
      <w:lang w:val="fr-FR"/>
    </w:rPr>
  </w:style>
  <w:style w:type="character" w:customStyle="1" w:styleId="Style1Car">
    <w:name w:val="Style1 Car"/>
    <w:basedOn w:val="Absatz-Standardschriftart"/>
    <w:link w:val="Style1"/>
    <w:rsid w:val="0065644E"/>
    <w:rPr>
      <w:rFonts w:ascii="Arial" w:hAnsi="Arial" w:cs="Arial"/>
      <w:b/>
      <w:bCs/>
      <w:caps/>
      <w:color w:val="FF0000"/>
      <w:kern w:val="28"/>
      <w:sz w:val="28"/>
      <w:szCs w:val="28"/>
      <w:lang w:val="fr-FR" w:eastAsia="en-US"/>
    </w:rPr>
  </w:style>
  <w:style w:type="paragraph" w:customStyle="1" w:styleId="Style4">
    <w:name w:val="Style4"/>
    <w:basedOn w:val="Standard"/>
    <w:rsid w:val="0065644E"/>
    <w:pPr>
      <w:keepNext/>
      <w:numPr>
        <w:ilvl w:val="1"/>
        <w:numId w:val="5"/>
      </w:numPr>
      <w:spacing w:before="120" w:after="60"/>
      <w:outlineLvl w:val="0"/>
    </w:pPr>
    <w:rPr>
      <w:rFonts w:ascii="Arial" w:hAnsi="Arial" w:cs="Arial"/>
      <w:b/>
      <w:bCs/>
      <w:caps/>
      <w:color w:val="FF0000"/>
      <w:kern w:val="28"/>
      <w:sz w:val="28"/>
      <w:szCs w:val="28"/>
      <w:lang w:val="fr-FR"/>
    </w:rPr>
  </w:style>
  <w:style w:type="character" w:styleId="Hyperlink">
    <w:name w:val="Hyperlink"/>
    <w:basedOn w:val="Absatz-Standardschriftart"/>
    <w:uiPriority w:val="99"/>
    <w:rsid w:val="00A107FC"/>
    <w:rPr>
      <w:color w:val="0000FF"/>
      <w:u w:val="single"/>
    </w:rPr>
  </w:style>
  <w:style w:type="paragraph" w:customStyle="1" w:styleId="msolistparagraph0">
    <w:name w:val="msolistparagraph"/>
    <w:basedOn w:val="Standard"/>
    <w:rsid w:val="001E3026"/>
    <w:pPr>
      <w:ind w:left="720"/>
    </w:pPr>
    <w:rPr>
      <w:rFonts w:ascii="Calibri" w:eastAsia="Calibri" w:hAnsi="Calibri"/>
      <w:sz w:val="22"/>
      <w:szCs w:val="22"/>
      <w:lang w:val="en-US"/>
    </w:rPr>
  </w:style>
  <w:style w:type="character" w:styleId="Funotenzeichen">
    <w:name w:val="footnote reference"/>
    <w:basedOn w:val="Absatz-Standardschriftart"/>
    <w:rsid w:val="000616A2"/>
    <w:rPr>
      <w:spacing w:val="0"/>
      <w:position w:val="6"/>
      <w:sz w:val="16"/>
    </w:rPr>
  </w:style>
  <w:style w:type="paragraph" w:styleId="Funotentext">
    <w:name w:val="footnote text"/>
    <w:basedOn w:val="Standard"/>
    <w:link w:val="FunotentextZchn"/>
    <w:rsid w:val="000616A2"/>
    <w:pPr>
      <w:jc w:val="both"/>
    </w:pPr>
    <w:rPr>
      <w:snapToGrid w:val="0"/>
      <w:sz w:val="20"/>
      <w:szCs w:val="20"/>
      <w:lang w:eastAsia="nl-NL"/>
    </w:rPr>
  </w:style>
  <w:style w:type="character" w:customStyle="1" w:styleId="FunotentextZchn">
    <w:name w:val="Fußnotentext Zchn"/>
    <w:basedOn w:val="Absatz-Standardschriftart"/>
    <w:link w:val="Funotentext"/>
    <w:rsid w:val="000616A2"/>
    <w:rPr>
      <w:snapToGrid w:val="0"/>
      <w:lang w:val="en-GB" w:eastAsia="nl-NL"/>
    </w:rPr>
  </w:style>
  <w:style w:type="paragraph" w:customStyle="1" w:styleId="Bryan">
    <w:name w:val="Bryan"/>
    <w:basedOn w:val="Standard"/>
    <w:rsid w:val="000616A2"/>
    <w:pPr>
      <w:ind w:left="2160" w:right="2160"/>
      <w:jc w:val="both"/>
    </w:pPr>
    <w:rPr>
      <w:rFonts w:ascii="CG Times" w:hAnsi="CG Times"/>
      <w:b/>
      <w:i/>
      <w:snapToGrid w:val="0"/>
      <w:sz w:val="38"/>
      <w:szCs w:val="20"/>
      <w:u w:val="double"/>
      <w:lang w:eastAsia="nl-NL"/>
    </w:rPr>
  </w:style>
  <w:style w:type="paragraph" w:customStyle="1" w:styleId="p6">
    <w:name w:val="p6"/>
    <w:basedOn w:val="Standard"/>
    <w:rsid w:val="000616A2"/>
    <w:pPr>
      <w:tabs>
        <w:tab w:val="left" w:pos="2120"/>
        <w:tab w:val="left" w:pos="2380"/>
      </w:tabs>
      <w:spacing w:line="240" w:lineRule="atLeast"/>
      <w:ind w:left="1008" w:hanging="288"/>
    </w:pPr>
    <w:rPr>
      <w:rFonts w:ascii="CG Times" w:hAnsi="CG Times"/>
      <w:snapToGrid w:val="0"/>
      <w:szCs w:val="20"/>
      <w:lang w:eastAsia="nl-NL"/>
    </w:rPr>
  </w:style>
  <w:style w:type="paragraph" w:customStyle="1" w:styleId="p25">
    <w:name w:val="p25"/>
    <w:basedOn w:val="Standard"/>
    <w:rsid w:val="000616A2"/>
    <w:pPr>
      <w:tabs>
        <w:tab w:val="left" w:pos="2380"/>
      </w:tabs>
      <w:spacing w:line="240" w:lineRule="atLeast"/>
      <w:ind w:left="940"/>
    </w:pPr>
    <w:rPr>
      <w:rFonts w:ascii="CG Times" w:hAnsi="CG Times"/>
      <w:snapToGrid w:val="0"/>
      <w:szCs w:val="20"/>
      <w:lang w:eastAsia="nl-NL"/>
    </w:rPr>
  </w:style>
  <w:style w:type="paragraph" w:customStyle="1" w:styleId="p28">
    <w:name w:val="p28"/>
    <w:basedOn w:val="Standard"/>
    <w:rsid w:val="000616A2"/>
    <w:pPr>
      <w:tabs>
        <w:tab w:val="left" w:pos="2120"/>
        <w:tab w:val="left" w:pos="2380"/>
      </w:tabs>
      <w:spacing w:line="240" w:lineRule="atLeast"/>
      <w:ind w:left="1008" w:hanging="288"/>
    </w:pPr>
    <w:rPr>
      <w:rFonts w:ascii="CG Times" w:hAnsi="CG Times"/>
      <w:snapToGrid w:val="0"/>
      <w:szCs w:val="20"/>
      <w:lang w:eastAsia="nl-NL"/>
    </w:rPr>
  </w:style>
  <w:style w:type="paragraph" w:customStyle="1" w:styleId="p34">
    <w:name w:val="p34"/>
    <w:basedOn w:val="Standard"/>
    <w:rsid w:val="000616A2"/>
    <w:pPr>
      <w:tabs>
        <w:tab w:val="left" w:pos="2380"/>
      </w:tabs>
      <w:spacing w:line="240" w:lineRule="atLeast"/>
      <w:ind w:left="1008" w:hanging="2448"/>
    </w:pPr>
    <w:rPr>
      <w:rFonts w:ascii="CG Times" w:hAnsi="CG Times"/>
      <w:snapToGrid w:val="0"/>
      <w:szCs w:val="20"/>
      <w:lang w:eastAsia="nl-NL"/>
    </w:rPr>
  </w:style>
  <w:style w:type="paragraph" w:customStyle="1" w:styleId="p90">
    <w:name w:val="p90"/>
    <w:basedOn w:val="Standard"/>
    <w:rsid w:val="000616A2"/>
    <w:pPr>
      <w:tabs>
        <w:tab w:val="left" w:pos="2140"/>
        <w:tab w:val="left" w:pos="2960"/>
      </w:tabs>
      <w:spacing w:line="240" w:lineRule="atLeast"/>
      <w:ind w:left="1584" w:hanging="864"/>
    </w:pPr>
    <w:rPr>
      <w:rFonts w:ascii="CG Times" w:hAnsi="CG Times"/>
      <w:snapToGrid w:val="0"/>
      <w:szCs w:val="20"/>
      <w:lang w:eastAsia="nl-NL"/>
    </w:rPr>
  </w:style>
  <w:style w:type="paragraph" w:customStyle="1" w:styleId="p91">
    <w:name w:val="p91"/>
    <w:basedOn w:val="Standard"/>
    <w:rsid w:val="000616A2"/>
    <w:pPr>
      <w:tabs>
        <w:tab w:val="left" w:pos="2420"/>
        <w:tab w:val="left" w:pos="2960"/>
      </w:tabs>
      <w:spacing w:line="240" w:lineRule="atLeast"/>
      <w:ind w:left="1584" w:hanging="576"/>
    </w:pPr>
    <w:rPr>
      <w:rFonts w:ascii="CG Times" w:hAnsi="CG Times"/>
      <w:snapToGrid w:val="0"/>
      <w:szCs w:val="20"/>
      <w:lang w:eastAsia="nl-NL"/>
    </w:rPr>
  </w:style>
  <w:style w:type="paragraph" w:customStyle="1" w:styleId="p101">
    <w:name w:val="p101"/>
    <w:basedOn w:val="Standard"/>
    <w:rsid w:val="000616A2"/>
    <w:pPr>
      <w:tabs>
        <w:tab w:val="left" w:pos="2980"/>
      </w:tabs>
      <w:spacing w:line="240" w:lineRule="atLeast"/>
      <w:ind w:left="1584" w:hanging="2448"/>
    </w:pPr>
    <w:rPr>
      <w:rFonts w:ascii="CG Times" w:hAnsi="CG Times"/>
      <w:snapToGrid w:val="0"/>
      <w:szCs w:val="20"/>
      <w:lang w:eastAsia="nl-NL"/>
    </w:rPr>
  </w:style>
  <w:style w:type="paragraph" w:customStyle="1" w:styleId="p102">
    <w:name w:val="p102"/>
    <w:basedOn w:val="Standard"/>
    <w:rsid w:val="000616A2"/>
    <w:pPr>
      <w:tabs>
        <w:tab w:val="left" w:pos="2960"/>
      </w:tabs>
      <w:spacing w:line="240" w:lineRule="atLeast"/>
      <w:ind w:left="1520"/>
    </w:pPr>
    <w:rPr>
      <w:rFonts w:ascii="CG Times" w:hAnsi="CG Times"/>
      <w:snapToGrid w:val="0"/>
      <w:szCs w:val="20"/>
      <w:lang w:eastAsia="nl-NL"/>
    </w:rPr>
  </w:style>
  <w:style w:type="paragraph" w:customStyle="1" w:styleId="p103">
    <w:name w:val="p103"/>
    <w:basedOn w:val="Standard"/>
    <w:rsid w:val="000616A2"/>
    <w:pPr>
      <w:tabs>
        <w:tab w:val="left" w:pos="2760"/>
        <w:tab w:val="left" w:pos="2960"/>
      </w:tabs>
      <w:spacing w:line="240" w:lineRule="atLeast"/>
      <w:ind w:left="1584" w:hanging="288"/>
    </w:pPr>
    <w:rPr>
      <w:rFonts w:ascii="CG Times" w:hAnsi="CG Times"/>
      <w:snapToGrid w:val="0"/>
      <w:szCs w:val="20"/>
      <w:lang w:eastAsia="nl-NL"/>
    </w:rPr>
  </w:style>
  <w:style w:type="paragraph" w:customStyle="1" w:styleId="p105">
    <w:name w:val="p105"/>
    <w:basedOn w:val="Standard"/>
    <w:rsid w:val="000616A2"/>
    <w:pPr>
      <w:tabs>
        <w:tab w:val="left" w:pos="2960"/>
      </w:tabs>
      <w:spacing w:line="240" w:lineRule="atLeast"/>
      <w:ind w:left="1584" w:hanging="2448"/>
    </w:pPr>
    <w:rPr>
      <w:rFonts w:ascii="CG Times" w:hAnsi="CG Times"/>
      <w:snapToGrid w:val="0"/>
      <w:szCs w:val="20"/>
      <w:lang w:eastAsia="nl-NL"/>
    </w:rPr>
  </w:style>
  <w:style w:type="paragraph" w:customStyle="1" w:styleId="p72">
    <w:name w:val="p72"/>
    <w:basedOn w:val="Standard"/>
    <w:rsid w:val="000616A2"/>
    <w:pPr>
      <w:tabs>
        <w:tab w:val="left" w:pos="2120"/>
        <w:tab w:val="left" w:pos="2380"/>
      </w:tabs>
      <w:spacing w:line="240" w:lineRule="atLeast"/>
      <w:ind w:left="1008" w:hanging="2448"/>
      <w:jc w:val="both"/>
    </w:pPr>
    <w:rPr>
      <w:rFonts w:ascii="CG Times" w:hAnsi="CG Times"/>
      <w:snapToGrid w:val="0"/>
      <w:szCs w:val="20"/>
      <w:lang w:eastAsia="nl-NL"/>
    </w:rPr>
  </w:style>
  <w:style w:type="paragraph" w:customStyle="1" w:styleId="p50">
    <w:name w:val="p50"/>
    <w:basedOn w:val="Standard"/>
    <w:rsid w:val="000616A2"/>
    <w:pPr>
      <w:tabs>
        <w:tab w:val="left" w:pos="2380"/>
      </w:tabs>
      <w:spacing w:line="240" w:lineRule="atLeast"/>
      <w:ind w:left="940"/>
      <w:jc w:val="both"/>
    </w:pPr>
    <w:rPr>
      <w:rFonts w:ascii="CG Times" w:hAnsi="CG Times"/>
      <w:snapToGrid w:val="0"/>
      <w:szCs w:val="20"/>
      <w:lang w:eastAsia="nl-NL"/>
    </w:rPr>
  </w:style>
  <w:style w:type="paragraph" w:customStyle="1" w:styleId="p67">
    <w:name w:val="p67"/>
    <w:basedOn w:val="Standard"/>
    <w:rsid w:val="000616A2"/>
    <w:pPr>
      <w:tabs>
        <w:tab w:val="left" w:pos="2380"/>
      </w:tabs>
      <w:spacing w:line="240" w:lineRule="atLeast"/>
      <w:ind w:left="1008" w:hanging="2448"/>
      <w:jc w:val="both"/>
    </w:pPr>
    <w:rPr>
      <w:rFonts w:ascii="CG Times" w:hAnsi="CG Times"/>
      <w:snapToGrid w:val="0"/>
      <w:szCs w:val="20"/>
      <w:lang w:eastAsia="nl-NL"/>
    </w:rPr>
  </w:style>
  <w:style w:type="paragraph" w:customStyle="1" w:styleId="p5">
    <w:name w:val="p5"/>
    <w:basedOn w:val="Standard"/>
    <w:rsid w:val="000616A2"/>
    <w:pPr>
      <w:tabs>
        <w:tab w:val="left" w:pos="2380"/>
      </w:tabs>
      <w:spacing w:line="240" w:lineRule="atLeast"/>
      <w:ind w:left="940"/>
    </w:pPr>
    <w:rPr>
      <w:rFonts w:ascii="CG Times" w:hAnsi="CG Times"/>
      <w:snapToGrid w:val="0"/>
      <w:szCs w:val="20"/>
      <w:lang w:eastAsia="nl-NL"/>
    </w:rPr>
  </w:style>
  <w:style w:type="paragraph" w:customStyle="1" w:styleId="t20">
    <w:name w:val="t20"/>
    <w:basedOn w:val="Standard"/>
    <w:rsid w:val="000616A2"/>
    <w:pPr>
      <w:spacing w:line="240" w:lineRule="atLeast"/>
    </w:pPr>
    <w:rPr>
      <w:rFonts w:ascii="CG Times" w:hAnsi="CG Times"/>
      <w:snapToGrid w:val="0"/>
      <w:szCs w:val="20"/>
      <w:lang w:eastAsia="nl-NL"/>
    </w:rPr>
  </w:style>
  <w:style w:type="paragraph" w:customStyle="1" w:styleId="p93">
    <w:name w:val="p93"/>
    <w:basedOn w:val="Standard"/>
    <w:rsid w:val="000616A2"/>
    <w:pPr>
      <w:tabs>
        <w:tab w:val="left" w:pos="2120"/>
      </w:tabs>
      <w:spacing w:line="240" w:lineRule="atLeast"/>
      <w:ind w:left="680"/>
    </w:pPr>
    <w:rPr>
      <w:rFonts w:ascii="CG Times" w:hAnsi="CG Times"/>
      <w:snapToGrid w:val="0"/>
      <w:szCs w:val="20"/>
      <w:lang w:eastAsia="nl-NL"/>
    </w:rPr>
  </w:style>
  <w:style w:type="paragraph" w:customStyle="1" w:styleId="p24">
    <w:name w:val="p24"/>
    <w:basedOn w:val="Standard"/>
    <w:rsid w:val="000616A2"/>
    <w:pPr>
      <w:tabs>
        <w:tab w:val="left" w:pos="2120"/>
        <w:tab w:val="left" w:pos="2380"/>
      </w:tabs>
      <w:spacing w:line="240" w:lineRule="atLeast"/>
      <w:ind w:left="720" w:hanging="2160"/>
    </w:pPr>
    <w:rPr>
      <w:rFonts w:ascii="CG Times" w:hAnsi="CG Times"/>
      <w:snapToGrid w:val="0"/>
      <w:szCs w:val="20"/>
      <w:lang w:eastAsia="nl-NL"/>
    </w:rPr>
  </w:style>
  <w:style w:type="paragraph" w:customStyle="1" w:styleId="p37">
    <w:name w:val="p37"/>
    <w:basedOn w:val="Standard"/>
    <w:rsid w:val="000616A2"/>
    <w:pPr>
      <w:tabs>
        <w:tab w:val="left" w:pos="2380"/>
      </w:tabs>
      <w:spacing w:line="240" w:lineRule="atLeast"/>
      <w:ind w:left="940"/>
    </w:pPr>
    <w:rPr>
      <w:rFonts w:ascii="CG Times" w:hAnsi="CG Times"/>
      <w:snapToGrid w:val="0"/>
      <w:szCs w:val="20"/>
      <w:lang w:eastAsia="nl-NL"/>
    </w:rPr>
  </w:style>
  <w:style w:type="paragraph" w:customStyle="1" w:styleId="t39">
    <w:name w:val="t39"/>
    <w:basedOn w:val="Standard"/>
    <w:rsid w:val="000616A2"/>
    <w:pPr>
      <w:spacing w:line="240" w:lineRule="atLeast"/>
    </w:pPr>
    <w:rPr>
      <w:rFonts w:ascii="CG Times" w:hAnsi="CG Times"/>
      <w:snapToGrid w:val="0"/>
      <w:szCs w:val="20"/>
      <w:lang w:eastAsia="nl-NL"/>
    </w:rPr>
  </w:style>
  <w:style w:type="paragraph" w:customStyle="1" w:styleId="t40">
    <w:name w:val="t40"/>
    <w:basedOn w:val="Standard"/>
    <w:rsid w:val="000616A2"/>
    <w:pPr>
      <w:spacing w:line="240" w:lineRule="atLeast"/>
    </w:pPr>
    <w:rPr>
      <w:rFonts w:ascii="CG Times" w:hAnsi="CG Times"/>
      <w:snapToGrid w:val="0"/>
      <w:szCs w:val="20"/>
      <w:lang w:eastAsia="nl-NL"/>
    </w:rPr>
  </w:style>
  <w:style w:type="paragraph" w:customStyle="1" w:styleId="t41">
    <w:name w:val="t41"/>
    <w:basedOn w:val="Standard"/>
    <w:rsid w:val="000616A2"/>
    <w:pPr>
      <w:spacing w:line="240" w:lineRule="atLeast"/>
    </w:pPr>
    <w:rPr>
      <w:rFonts w:ascii="CG Times" w:hAnsi="CG Times"/>
      <w:snapToGrid w:val="0"/>
      <w:szCs w:val="20"/>
      <w:lang w:eastAsia="nl-NL"/>
    </w:rPr>
  </w:style>
  <w:style w:type="paragraph" w:customStyle="1" w:styleId="p23">
    <w:name w:val="p23"/>
    <w:basedOn w:val="Standard"/>
    <w:rsid w:val="000616A2"/>
    <w:pPr>
      <w:tabs>
        <w:tab w:val="left" w:pos="2380"/>
      </w:tabs>
      <w:spacing w:line="240" w:lineRule="atLeast"/>
      <w:ind w:left="940"/>
    </w:pPr>
    <w:rPr>
      <w:rFonts w:ascii="CG Times" w:hAnsi="CG Times"/>
      <w:snapToGrid w:val="0"/>
      <w:szCs w:val="20"/>
      <w:lang w:eastAsia="nl-NL"/>
    </w:rPr>
  </w:style>
  <w:style w:type="paragraph" w:customStyle="1" w:styleId="p54">
    <w:name w:val="p54"/>
    <w:basedOn w:val="Standard"/>
    <w:rsid w:val="000616A2"/>
    <w:pPr>
      <w:tabs>
        <w:tab w:val="left" w:pos="2120"/>
      </w:tabs>
      <w:spacing w:line="240" w:lineRule="atLeast"/>
      <w:ind w:left="680"/>
      <w:jc w:val="both"/>
    </w:pPr>
    <w:rPr>
      <w:rFonts w:ascii="CG Times" w:hAnsi="CG Times"/>
      <w:snapToGrid w:val="0"/>
      <w:szCs w:val="20"/>
      <w:lang w:eastAsia="nl-NL"/>
    </w:rPr>
  </w:style>
  <w:style w:type="paragraph" w:customStyle="1" w:styleId="t48">
    <w:name w:val="t48"/>
    <w:basedOn w:val="Standard"/>
    <w:rsid w:val="000616A2"/>
    <w:pPr>
      <w:spacing w:line="240" w:lineRule="atLeast"/>
    </w:pPr>
    <w:rPr>
      <w:rFonts w:ascii="CG Times" w:hAnsi="CG Times"/>
      <w:snapToGrid w:val="0"/>
      <w:szCs w:val="20"/>
      <w:lang w:eastAsia="nl-NL"/>
    </w:rPr>
  </w:style>
  <w:style w:type="paragraph" w:customStyle="1" w:styleId="t62">
    <w:name w:val="t62"/>
    <w:basedOn w:val="Standard"/>
    <w:rsid w:val="000616A2"/>
    <w:pPr>
      <w:spacing w:line="240" w:lineRule="atLeast"/>
    </w:pPr>
    <w:rPr>
      <w:rFonts w:ascii="CG Times" w:hAnsi="CG Times"/>
      <w:snapToGrid w:val="0"/>
      <w:szCs w:val="20"/>
      <w:lang w:eastAsia="nl-NL"/>
    </w:rPr>
  </w:style>
  <w:style w:type="paragraph" w:customStyle="1" w:styleId="p8">
    <w:name w:val="p8"/>
    <w:basedOn w:val="Standard"/>
    <w:rsid w:val="000616A2"/>
    <w:pPr>
      <w:tabs>
        <w:tab w:val="left" w:pos="2380"/>
        <w:tab w:val="left" w:pos="2960"/>
      </w:tabs>
      <w:spacing w:line="240" w:lineRule="atLeast"/>
      <w:ind w:left="940"/>
    </w:pPr>
    <w:rPr>
      <w:rFonts w:ascii="CG Times" w:hAnsi="CG Times"/>
      <w:snapToGrid w:val="0"/>
      <w:szCs w:val="20"/>
      <w:lang w:eastAsia="nl-NL"/>
    </w:rPr>
  </w:style>
  <w:style w:type="paragraph" w:customStyle="1" w:styleId="p32">
    <w:name w:val="p32"/>
    <w:basedOn w:val="Standard"/>
    <w:rsid w:val="000616A2"/>
    <w:pPr>
      <w:tabs>
        <w:tab w:val="left" w:pos="2120"/>
        <w:tab w:val="left" w:pos="2380"/>
      </w:tabs>
      <w:spacing w:line="240" w:lineRule="atLeast"/>
      <w:ind w:left="720" w:firstLine="288"/>
    </w:pPr>
    <w:rPr>
      <w:rFonts w:ascii="CG Times" w:hAnsi="CG Times"/>
      <w:snapToGrid w:val="0"/>
      <w:szCs w:val="20"/>
      <w:lang w:eastAsia="nl-NL"/>
    </w:rPr>
  </w:style>
  <w:style w:type="paragraph" w:customStyle="1" w:styleId="p4">
    <w:name w:val="p4"/>
    <w:basedOn w:val="Standard"/>
    <w:rsid w:val="000616A2"/>
    <w:pPr>
      <w:tabs>
        <w:tab w:val="left" w:pos="2120"/>
        <w:tab w:val="left" w:pos="2380"/>
      </w:tabs>
      <w:spacing w:line="240" w:lineRule="atLeast"/>
      <w:ind w:left="720" w:firstLine="288"/>
    </w:pPr>
    <w:rPr>
      <w:rFonts w:ascii="CG Times" w:hAnsi="CG Times"/>
      <w:snapToGrid w:val="0"/>
      <w:szCs w:val="20"/>
      <w:lang w:eastAsia="nl-NL"/>
    </w:rPr>
  </w:style>
  <w:style w:type="paragraph" w:customStyle="1" w:styleId="p60">
    <w:name w:val="p60"/>
    <w:basedOn w:val="Standard"/>
    <w:rsid w:val="000616A2"/>
    <w:pPr>
      <w:tabs>
        <w:tab w:val="left" w:pos="2140"/>
        <w:tab w:val="left" w:pos="2380"/>
      </w:tabs>
      <w:spacing w:line="240" w:lineRule="atLeast"/>
      <w:ind w:left="720" w:firstLine="288"/>
      <w:jc w:val="both"/>
    </w:pPr>
    <w:rPr>
      <w:rFonts w:ascii="CG Times" w:hAnsi="CG Times"/>
      <w:snapToGrid w:val="0"/>
      <w:szCs w:val="20"/>
      <w:lang w:eastAsia="nl-NL"/>
    </w:rPr>
  </w:style>
  <w:style w:type="paragraph" w:customStyle="1" w:styleId="t64">
    <w:name w:val="t64"/>
    <w:basedOn w:val="Standard"/>
    <w:rsid w:val="000616A2"/>
    <w:pPr>
      <w:spacing w:line="240" w:lineRule="atLeast"/>
    </w:pPr>
    <w:rPr>
      <w:rFonts w:ascii="CG Times" w:hAnsi="CG Times"/>
      <w:snapToGrid w:val="0"/>
      <w:szCs w:val="20"/>
      <w:lang w:eastAsia="nl-NL"/>
    </w:rPr>
  </w:style>
  <w:style w:type="character" w:styleId="Endnotenzeichen">
    <w:name w:val="endnote reference"/>
    <w:basedOn w:val="Absatz-Standardschriftart"/>
    <w:rsid w:val="000616A2"/>
    <w:rPr>
      <w:spacing w:val="0"/>
      <w:vertAlign w:val="superscript"/>
    </w:rPr>
  </w:style>
  <w:style w:type="paragraph" w:customStyle="1" w:styleId="Technical4">
    <w:name w:val="Technical 4"/>
    <w:rsid w:val="000616A2"/>
    <w:pPr>
      <w:tabs>
        <w:tab w:val="left" w:pos="-720"/>
      </w:tabs>
      <w:suppressAutoHyphens/>
    </w:pPr>
    <w:rPr>
      <w:rFonts w:ascii="Helv 10pt" w:hAnsi="Helv 10pt"/>
      <w:b/>
      <w:snapToGrid w:val="0"/>
      <w:lang w:val="en-US" w:eastAsia="nl-NL"/>
    </w:rPr>
  </w:style>
  <w:style w:type="paragraph" w:customStyle="1" w:styleId="Level1">
    <w:name w:val="Level 1"/>
    <w:basedOn w:val="Standard"/>
    <w:rsid w:val="000616A2"/>
    <w:pPr>
      <w:tabs>
        <w:tab w:val="num" w:pos="851"/>
      </w:tabs>
      <w:spacing w:after="240" w:line="264" w:lineRule="auto"/>
      <w:ind w:left="851" w:hanging="851"/>
      <w:jc w:val="both"/>
      <w:outlineLvl w:val="0"/>
    </w:pPr>
    <w:rPr>
      <w:rFonts w:ascii="Arial" w:hAnsi="Arial"/>
      <w:snapToGrid w:val="0"/>
      <w:sz w:val="20"/>
      <w:szCs w:val="20"/>
      <w:lang w:eastAsia="nl-NL"/>
    </w:rPr>
  </w:style>
  <w:style w:type="paragraph" w:customStyle="1" w:styleId="Level2">
    <w:name w:val="Level 2"/>
    <w:basedOn w:val="Standard"/>
    <w:rsid w:val="000616A2"/>
    <w:pPr>
      <w:tabs>
        <w:tab w:val="num" w:pos="851"/>
      </w:tabs>
      <w:spacing w:after="240" w:line="264" w:lineRule="auto"/>
      <w:ind w:left="851" w:hanging="851"/>
      <w:jc w:val="both"/>
      <w:outlineLvl w:val="1"/>
    </w:pPr>
    <w:rPr>
      <w:rFonts w:ascii="Arial" w:hAnsi="Arial"/>
      <w:snapToGrid w:val="0"/>
      <w:sz w:val="20"/>
      <w:szCs w:val="20"/>
      <w:lang w:eastAsia="nl-NL"/>
    </w:rPr>
  </w:style>
  <w:style w:type="paragraph" w:customStyle="1" w:styleId="Level3">
    <w:name w:val="Level 3"/>
    <w:basedOn w:val="Standard"/>
    <w:rsid w:val="000616A2"/>
    <w:pPr>
      <w:numPr>
        <w:ilvl w:val="2"/>
        <w:numId w:val="6"/>
      </w:numPr>
      <w:spacing w:after="240" w:line="264" w:lineRule="auto"/>
      <w:jc w:val="both"/>
      <w:outlineLvl w:val="2"/>
    </w:pPr>
    <w:rPr>
      <w:rFonts w:ascii="Arial" w:hAnsi="Arial"/>
      <w:snapToGrid w:val="0"/>
      <w:sz w:val="20"/>
      <w:szCs w:val="20"/>
      <w:lang w:eastAsia="nl-NL"/>
    </w:rPr>
  </w:style>
  <w:style w:type="paragraph" w:customStyle="1" w:styleId="Level4">
    <w:name w:val="Level 4"/>
    <w:basedOn w:val="Standard"/>
    <w:rsid w:val="000616A2"/>
    <w:pPr>
      <w:numPr>
        <w:ilvl w:val="3"/>
        <w:numId w:val="6"/>
      </w:numPr>
      <w:spacing w:after="240" w:line="264" w:lineRule="auto"/>
      <w:jc w:val="both"/>
      <w:outlineLvl w:val="3"/>
    </w:pPr>
    <w:rPr>
      <w:rFonts w:ascii="Arial" w:hAnsi="Arial"/>
      <w:snapToGrid w:val="0"/>
      <w:sz w:val="20"/>
      <w:szCs w:val="20"/>
      <w:lang w:eastAsia="nl-NL"/>
    </w:rPr>
  </w:style>
  <w:style w:type="paragraph" w:customStyle="1" w:styleId="Level5">
    <w:name w:val="Level 5"/>
    <w:basedOn w:val="Standard"/>
    <w:rsid w:val="000616A2"/>
    <w:pPr>
      <w:numPr>
        <w:ilvl w:val="4"/>
        <w:numId w:val="6"/>
      </w:numPr>
      <w:spacing w:after="240" w:line="264" w:lineRule="auto"/>
      <w:jc w:val="both"/>
      <w:outlineLvl w:val="4"/>
    </w:pPr>
    <w:rPr>
      <w:rFonts w:ascii="Arial" w:hAnsi="Arial"/>
      <w:snapToGrid w:val="0"/>
      <w:sz w:val="20"/>
      <w:szCs w:val="20"/>
      <w:lang w:eastAsia="nl-NL"/>
    </w:rPr>
  </w:style>
  <w:style w:type="paragraph" w:customStyle="1" w:styleId="Level6">
    <w:name w:val="Level 6"/>
    <w:basedOn w:val="Standard"/>
    <w:rsid w:val="000616A2"/>
    <w:pPr>
      <w:numPr>
        <w:ilvl w:val="5"/>
        <w:numId w:val="6"/>
      </w:numPr>
      <w:spacing w:after="240" w:line="264" w:lineRule="auto"/>
      <w:jc w:val="both"/>
      <w:outlineLvl w:val="5"/>
    </w:pPr>
    <w:rPr>
      <w:rFonts w:ascii="Arial" w:hAnsi="Arial"/>
      <w:snapToGrid w:val="0"/>
      <w:sz w:val="20"/>
      <w:szCs w:val="20"/>
      <w:lang w:eastAsia="nl-NL"/>
    </w:rPr>
  </w:style>
  <w:style w:type="paragraph" w:styleId="Dokumentstruktur">
    <w:name w:val="Document Map"/>
    <w:basedOn w:val="Standard"/>
    <w:link w:val="DokumentstrukturZchn"/>
    <w:rsid w:val="000616A2"/>
    <w:pPr>
      <w:shd w:val="clear" w:color="auto" w:fill="000080"/>
      <w:jc w:val="both"/>
    </w:pPr>
    <w:rPr>
      <w:rFonts w:ascii="Tahoma" w:hAnsi="Tahoma"/>
      <w:snapToGrid w:val="0"/>
      <w:sz w:val="23"/>
      <w:szCs w:val="20"/>
      <w:lang w:eastAsia="nl-NL"/>
    </w:rPr>
  </w:style>
  <w:style w:type="character" w:customStyle="1" w:styleId="DokumentstrukturZchn">
    <w:name w:val="Dokumentstruktur Zchn"/>
    <w:basedOn w:val="Absatz-Standardschriftart"/>
    <w:link w:val="Dokumentstruktur"/>
    <w:rsid w:val="000616A2"/>
    <w:rPr>
      <w:rFonts w:ascii="Tahoma" w:hAnsi="Tahoma"/>
      <w:snapToGrid w:val="0"/>
      <w:sz w:val="23"/>
      <w:shd w:val="clear" w:color="auto" w:fill="000080"/>
      <w:lang w:val="en-GB" w:eastAsia="nl-NL"/>
    </w:rPr>
  </w:style>
  <w:style w:type="paragraph" w:customStyle="1" w:styleId="DeltaViewTableHeading">
    <w:name w:val="DeltaView Table Heading"/>
    <w:basedOn w:val="Standard"/>
    <w:rsid w:val="000616A2"/>
    <w:pPr>
      <w:spacing w:after="120"/>
    </w:pPr>
    <w:rPr>
      <w:rFonts w:ascii="Arial" w:hAnsi="Arial"/>
      <w:b/>
      <w:snapToGrid w:val="0"/>
      <w:szCs w:val="20"/>
      <w:lang w:val="en-US" w:eastAsia="nl-NL"/>
    </w:rPr>
  </w:style>
  <w:style w:type="paragraph" w:customStyle="1" w:styleId="DeltaViewTableBody">
    <w:name w:val="DeltaView Table Body"/>
    <w:basedOn w:val="Standard"/>
    <w:rsid w:val="000616A2"/>
    <w:rPr>
      <w:rFonts w:ascii="Arial" w:hAnsi="Arial"/>
      <w:snapToGrid w:val="0"/>
      <w:szCs w:val="20"/>
      <w:lang w:val="en-US" w:eastAsia="nl-NL"/>
    </w:rPr>
  </w:style>
  <w:style w:type="paragraph" w:customStyle="1" w:styleId="DeltaViewAnnounce">
    <w:name w:val="DeltaView Announce"/>
    <w:rsid w:val="000616A2"/>
    <w:pPr>
      <w:spacing w:before="100" w:after="100"/>
    </w:pPr>
    <w:rPr>
      <w:rFonts w:ascii="Arial" w:hAnsi="Arial"/>
      <w:snapToGrid w:val="0"/>
      <w:sz w:val="24"/>
      <w:lang w:eastAsia="nl-NL"/>
    </w:rPr>
  </w:style>
  <w:style w:type="character" w:customStyle="1" w:styleId="DeltaViewInsertion">
    <w:name w:val="DeltaView Insertion"/>
    <w:rsid w:val="000616A2"/>
    <w:rPr>
      <w:color w:val="0000FF"/>
      <w:spacing w:val="0"/>
      <w:u w:val="double"/>
    </w:rPr>
  </w:style>
  <w:style w:type="character" w:customStyle="1" w:styleId="DeltaViewDeletion">
    <w:name w:val="DeltaView Deletion"/>
    <w:rsid w:val="000616A2"/>
    <w:rPr>
      <w:strike/>
      <w:color w:val="FF0000"/>
      <w:spacing w:val="0"/>
    </w:rPr>
  </w:style>
  <w:style w:type="character" w:customStyle="1" w:styleId="DeltaViewMoveSource">
    <w:name w:val="DeltaView Move Source"/>
    <w:rsid w:val="000616A2"/>
    <w:rPr>
      <w:strike/>
      <w:color w:val="00FF00"/>
      <w:spacing w:val="0"/>
    </w:rPr>
  </w:style>
  <w:style w:type="character" w:customStyle="1" w:styleId="DeltaViewMoveDestination">
    <w:name w:val="DeltaView Move Destination"/>
    <w:rsid w:val="000616A2"/>
    <w:rPr>
      <w:color w:val="00FF00"/>
      <w:spacing w:val="0"/>
      <w:u w:val="double"/>
    </w:rPr>
  </w:style>
  <w:style w:type="character" w:customStyle="1" w:styleId="DeltaViewChangeNumber">
    <w:name w:val="DeltaView Change Number"/>
    <w:rsid w:val="000616A2"/>
    <w:rPr>
      <w:color w:val="000000"/>
      <w:spacing w:val="0"/>
      <w:vertAlign w:val="superscript"/>
    </w:rPr>
  </w:style>
  <w:style w:type="character" w:customStyle="1" w:styleId="DeltaViewDelimiter">
    <w:name w:val="DeltaView Delimiter"/>
    <w:rsid w:val="000616A2"/>
    <w:rPr>
      <w:spacing w:val="0"/>
    </w:rPr>
  </w:style>
  <w:style w:type="character" w:customStyle="1" w:styleId="DeltaViewFormatChange">
    <w:name w:val="DeltaView Format Change"/>
    <w:rsid w:val="000616A2"/>
    <w:rPr>
      <w:color w:val="000000"/>
      <w:spacing w:val="0"/>
    </w:rPr>
  </w:style>
  <w:style w:type="character" w:customStyle="1" w:styleId="DeltaViewMovedDeletion">
    <w:name w:val="DeltaView Moved Deletion"/>
    <w:rsid w:val="000616A2"/>
    <w:rPr>
      <w:strike/>
      <w:color w:val="808080"/>
      <w:spacing w:val="0"/>
    </w:rPr>
  </w:style>
  <w:style w:type="character" w:customStyle="1" w:styleId="DeltaViewEditorComment">
    <w:name w:val="DeltaView Editor Comment"/>
    <w:basedOn w:val="Absatz-Standardschriftart"/>
    <w:rsid w:val="000616A2"/>
    <w:rPr>
      <w:color w:val="0000FF"/>
      <w:spacing w:val="0"/>
      <w:u w:val="double"/>
    </w:rPr>
  </w:style>
  <w:style w:type="character" w:customStyle="1" w:styleId="DeltaViewStyleChangeText">
    <w:name w:val="DeltaView Style Change Text"/>
    <w:rsid w:val="000616A2"/>
    <w:rPr>
      <w:color w:val="000000"/>
      <w:spacing w:val="0"/>
      <w:u w:val="double"/>
    </w:rPr>
  </w:style>
  <w:style w:type="character" w:customStyle="1" w:styleId="DeltaViewStyleChangeLabel">
    <w:name w:val="DeltaView Style Change Label"/>
    <w:rsid w:val="000616A2"/>
    <w:rPr>
      <w:color w:val="000000"/>
      <w:spacing w:val="0"/>
    </w:rPr>
  </w:style>
  <w:style w:type="paragraph" w:styleId="HTMLVorformatiert">
    <w:name w:val="HTML Preformatted"/>
    <w:basedOn w:val="Standard"/>
    <w:link w:val="HTMLVorformatiertZchn"/>
    <w:rsid w:val="00061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8"/>
      <w:szCs w:val="18"/>
      <w:lang w:val="de-DE" w:eastAsia="de-DE"/>
    </w:rPr>
  </w:style>
  <w:style w:type="character" w:customStyle="1" w:styleId="HTMLVorformatiertZchn">
    <w:name w:val="HTML Vorformatiert Zchn"/>
    <w:basedOn w:val="Absatz-Standardschriftart"/>
    <w:link w:val="HTMLVorformatiert"/>
    <w:rsid w:val="000616A2"/>
    <w:rPr>
      <w:rFonts w:ascii="Courier New" w:hAnsi="Courier New" w:cs="Courier New"/>
      <w:sz w:val="18"/>
      <w:szCs w:val="18"/>
      <w:lang w:val="de-DE" w:eastAsia="de-DE"/>
    </w:rPr>
  </w:style>
  <w:style w:type="character" w:customStyle="1" w:styleId="bodytextdkblue1">
    <w:name w:val="bodytextdkblue1"/>
    <w:basedOn w:val="Absatz-Standardschriftart"/>
    <w:rsid w:val="000616A2"/>
    <w:rPr>
      <w:rFonts w:ascii="Arial" w:hAnsi="Arial" w:cs="Arial" w:hint="default"/>
      <w:b w:val="0"/>
      <w:bCs w:val="0"/>
      <w:i w:val="0"/>
      <w:iCs w:val="0"/>
      <w:caps w:val="0"/>
      <w:smallCaps w:val="0"/>
      <w:strike w:val="0"/>
      <w:dstrike w:val="0"/>
      <w:color w:val="000066"/>
      <w:sz w:val="18"/>
      <w:szCs w:val="18"/>
      <w:u w:val="none"/>
      <w:effect w:val="none"/>
    </w:rPr>
  </w:style>
  <w:style w:type="paragraph" w:styleId="Datum">
    <w:name w:val="Date"/>
    <w:basedOn w:val="Standard"/>
    <w:next w:val="Standard"/>
    <w:link w:val="DatumZchn"/>
    <w:rsid w:val="000616A2"/>
    <w:pPr>
      <w:jc w:val="both"/>
    </w:pPr>
    <w:rPr>
      <w:snapToGrid w:val="0"/>
      <w:sz w:val="23"/>
      <w:szCs w:val="20"/>
      <w:lang w:eastAsia="nl-NL"/>
    </w:rPr>
  </w:style>
  <w:style w:type="character" w:customStyle="1" w:styleId="DatumZchn">
    <w:name w:val="Datum Zchn"/>
    <w:basedOn w:val="Absatz-Standardschriftart"/>
    <w:link w:val="Datum"/>
    <w:rsid w:val="000616A2"/>
    <w:rPr>
      <w:snapToGrid w:val="0"/>
      <w:sz w:val="23"/>
      <w:lang w:val="en-GB" w:eastAsia="nl-NL"/>
    </w:rPr>
  </w:style>
  <w:style w:type="character" w:customStyle="1" w:styleId="Normal1">
    <w:name w:val="Normal1"/>
    <w:basedOn w:val="Absatz-Standardschriftart"/>
    <w:rsid w:val="000616A2"/>
  </w:style>
  <w:style w:type="paragraph" w:customStyle="1" w:styleId="Default">
    <w:name w:val="Default"/>
    <w:rsid w:val="000616A2"/>
    <w:pPr>
      <w:autoSpaceDE w:val="0"/>
      <w:autoSpaceDN w:val="0"/>
      <w:adjustRightInd w:val="0"/>
    </w:pPr>
    <w:rPr>
      <w:color w:val="000000"/>
      <w:sz w:val="24"/>
      <w:szCs w:val="24"/>
    </w:rPr>
  </w:style>
  <w:style w:type="character" w:styleId="Hervorhebung">
    <w:name w:val="Emphasis"/>
    <w:basedOn w:val="Absatz-Standardschriftart"/>
    <w:qFormat/>
    <w:rsid w:val="000616A2"/>
    <w:rPr>
      <w:b/>
      <w:bCs/>
      <w:i w:val="0"/>
      <w:iCs w:val="0"/>
    </w:rPr>
  </w:style>
  <w:style w:type="paragraph" w:customStyle="1" w:styleId="Paragraphedeliste1">
    <w:name w:val="Paragraphe de liste1"/>
    <w:basedOn w:val="Standard"/>
    <w:uiPriority w:val="34"/>
    <w:qFormat/>
    <w:rsid w:val="000616A2"/>
    <w:pPr>
      <w:ind w:left="720"/>
    </w:pPr>
  </w:style>
  <w:style w:type="character" w:styleId="Fett">
    <w:name w:val="Strong"/>
    <w:basedOn w:val="Absatz-Standardschriftart"/>
    <w:qFormat/>
    <w:rsid w:val="004164D0"/>
    <w:rPr>
      <w:b/>
      <w:bCs/>
    </w:rPr>
  </w:style>
  <w:style w:type="paragraph" w:styleId="StandardWeb">
    <w:name w:val="Normal (Web)"/>
    <w:basedOn w:val="Standard"/>
    <w:rsid w:val="004164D0"/>
    <w:pPr>
      <w:spacing w:before="100" w:beforeAutospacing="1" w:after="100" w:afterAutospacing="1"/>
    </w:pPr>
    <w:rPr>
      <w:lang w:val="it-IT" w:eastAsia="it-IT"/>
    </w:rPr>
  </w:style>
  <w:style w:type="paragraph" w:customStyle="1" w:styleId="Textbody">
    <w:name w:val="Textbody"/>
    <w:basedOn w:val="Standard"/>
    <w:rsid w:val="004164D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134"/>
      <w:jc w:val="both"/>
    </w:pPr>
    <w:rPr>
      <w:snapToGrid w:val="0"/>
      <w:lang w:val="de-DE" w:eastAsia="de-DE"/>
    </w:rPr>
  </w:style>
  <w:style w:type="character" w:customStyle="1" w:styleId="NurTextZchn">
    <w:name w:val="Nur Text Zchn"/>
    <w:basedOn w:val="Absatz-Standardschriftart"/>
    <w:link w:val="NurText"/>
    <w:locked/>
    <w:rsid w:val="004164D0"/>
    <w:rPr>
      <w:rFonts w:ascii="Consolas" w:hAnsi="Consolas"/>
      <w:sz w:val="21"/>
      <w:szCs w:val="21"/>
    </w:rPr>
  </w:style>
  <w:style w:type="paragraph" w:styleId="NurText">
    <w:name w:val="Plain Text"/>
    <w:basedOn w:val="Standard"/>
    <w:link w:val="NurTextZchn"/>
    <w:rsid w:val="004164D0"/>
    <w:rPr>
      <w:rFonts w:ascii="Consolas" w:hAnsi="Consolas"/>
      <w:sz w:val="21"/>
      <w:szCs w:val="21"/>
      <w:lang w:val="en-US"/>
    </w:rPr>
  </w:style>
  <w:style w:type="character" w:customStyle="1" w:styleId="PlainTextChar1">
    <w:name w:val="Plain Text Char1"/>
    <w:basedOn w:val="Absatz-Standardschriftart"/>
    <w:rsid w:val="004164D0"/>
    <w:rPr>
      <w:rFonts w:ascii="Courier New" w:hAnsi="Courier New" w:cs="Courier New"/>
      <w:lang w:val="en-GB"/>
    </w:rPr>
  </w:style>
  <w:style w:type="table" w:styleId="TabelleRaster5">
    <w:name w:val="Table Grid 5"/>
    <w:basedOn w:val="NormaleTabelle"/>
    <w:rsid w:val="004164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Listenabsatz">
    <w:name w:val="List Paragraph"/>
    <w:basedOn w:val="Standard"/>
    <w:uiPriority w:val="34"/>
    <w:qFormat/>
    <w:rsid w:val="004164D0"/>
    <w:pPr>
      <w:ind w:left="720"/>
    </w:pPr>
  </w:style>
  <w:style w:type="paragraph" w:styleId="Inhaltsverzeichnisberschrift">
    <w:name w:val="TOC Heading"/>
    <w:basedOn w:val="berschrift1"/>
    <w:next w:val="Standard"/>
    <w:uiPriority w:val="39"/>
    <w:qFormat/>
    <w:rsid w:val="004164D0"/>
    <w:pPr>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480" w:line="276" w:lineRule="auto"/>
      <w:ind w:right="0"/>
      <w:jc w:val="left"/>
      <w:outlineLvl w:val="9"/>
    </w:pPr>
    <w:rPr>
      <w:rFonts w:ascii="Cambria" w:hAnsi="Cambria"/>
      <w:bCs/>
      <w:color w:val="365F91"/>
      <w:sz w:val="28"/>
      <w:szCs w:val="28"/>
      <w:lang w:val="en-US"/>
    </w:rPr>
  </w:style>
  <w:style w:type="paragraph" w:customStyle="1" w:styleId="StyleLevel2Bold">
    <w:name w:val="Style Level 2 + Bold"/>
    <w:basedOn w:val="Level2"/>
    <w:autoRedefine/>
    <w:rsid w:val="005B5ED4"/>
    <w:pPr>
      <w:numPr>
        <w:numId w:val="49"/>
      </w:numPr>
      <w:tabs>
        <w:tab w:val="clear" w:pos="360"/>
        <w:tab w:val="num" w:pos="851"/>
      </w:tabs>
      <w:ind w:left="851" w:hanging="851"/>
    </w:pPr>
    <w:rPr>
      <w:rFonts w:ascii="Verdana" w:hAnsi="Verdana"/>
    </w:rPr>
  </w:style>
  <w:style w:type="character" w:customStyle="1" w:styleId="UntertitelZchn">
    <w:name w:val="Untertitel Zchn"/>
    <w:basedOn w:val="Absatz-Standardschriftart"/>
    <w:link w:val="Untertitel"/>
    <w:uiPriority w:val="99"/>
    <w:rsid w:val="0041006C"/>
    <w:rPr>
      <w:b/>
      <w:snapToGrid w:val="0"/>
      <w:u w:val="single"/>
      <w:lang w:eastAsia="nl-NL"/>
    </w:rPr>
  </w:style>
  <w:style w:type="paragraph" w:customStyle="1" w:styleId="CMSANTableBodyText">
    <w:name w:val="CMS AN Table Body Text"/>
    <w:uiPriority w:val="17"/>
    <w:rsid w:val="00A81AA8"/>
    <w:pPr>
      <w:spacing w:before="120" w:after="120" w:line="300" w:lineRule="atLeast"/>
    </w:pPr>
    <w:rPr>
      <w:rFonts w:ascii="Arial" w:hAnsi="Arial"/>
      <w:color w:val="000000" w:themeColor="text1"/>
      <w:sz w:val="22"/>
      <w:szCs w:val="22"/>
      <w:lang w:eastAsia="en-US"/>
    </w:rPr>
  </w:style>
  <w:style w:type="paragraph" w:customStyle="1" w:styleId="CMSANBodyText">
    <w:name w:val="CMS AN Body Text"/>
    <w:uiPriority w:val="9"/>
    <w:qFormat/>
    <w:rsid w:val="00A81AA8"/>
    <w:pPr>
      <w:spacing w:before="120" w:after="120" w:line="300" w:lineRule="atLeast"/>
      <w:jc w:val="both"/>
    </w:pPr>
    <w:rPr>
      <w:rFonts w:ascii="Arial" w:eastAsiaTheme="minorHAnsi" w:hAnsi="Arial" w:cs="Segoe Script"/>
      <w:color w:val="000000" w:themeColor="text1"/>
      <w:sz w:val="22"/>
      <w:szCs w:val="22"/>
      <w:lang w:eastAsia="en-US"/>
    </w:rPr>
  </w:style>
  <w:style w:type="paragraph" w:customStyle="1" w:styleId="CMSANHeadline">
    <w:name w:val="CMS AN Headline"/>
    <w:uiPriority w:val="4"/>
    <w:rsid w:val="00A81AA8"/>
    <w:pPr>
      <w:keepNext/>
      <w:spacing w:before="240" w:after="120" w:line="300" w:lineRule="atLeast"/>
      <w:jc w:val="center"/>
    </w:pPr>
    <w:rPr>
      <w:rFonts w:ascii="Arial" w:eastAsiaTheme="minorHAnsi" w:hAnsi="Arial" w:cs="Segoe Script"/>
      <w:b/>
      <w:caps/>
      <w:color w:val="000000" w:themeColor="text1"/>
      <w:sz w:val="22"/>
      <w:szCs w:val="22"/>
      <w:lang w:eastAsia="en-US"/>
    </w:rPr>
  </w:style>
  <w:style w:type="character" w:styleId="BesuchterLink">
    <w:name w:val="FollowedHyperlink"/>
    <w:basedOn w:val="Absatz-Standardschriftart"/>
    <w:semiHidden/>
    <w:unhideWhenUsed/>
    <w:rsid w:val="00C42D8C"/>
    <w:rPr>
      <w:color w:val="800080" w:themeColor="followedHyperlink"/>
      <w:u w:val="single"/>
    </w:rPr>
  </w:style>
  <w:style w:type="paragraph" w:styleId="berarbeitung">
    <w:name w:val="Revision"/>
    <w:hidden/>
    <w:uiPriority w:val="99"/>
    <w:semiHidden/>
    <w:rsid w:val="00B23169"/>
    <w:rPr>
      <w:sz w:val="24"/>
      <w:szCs w:val="24"/>
      <w:lang w:eastAsia="en-US"/>
    </w:rPr>
  </w:style>
  <w:style xmlns:w="http://schemas.openxmlformats.org/wordprocessingml/2006/main" w:type="paragraph" w:styleId="CXI_6a6ccf20_Normal" w:default="1">
    <w:name w:val="Normal"/>
    <w:qFormat/>
    <w:rsid w:val="00673470"/>
  </w:style>
  <w:style xmlns:w="http://schemas.openxmlformats.org/wordprocessingml/2006/main" w:type="character" w:styleId="CXI_6a6ccf20_DefaultParagraphFont" w:default="1">
    <w:name w:val="Default Paragraph Font"/>
    <w:uiPriority w:val="1"/>
    <w:semiHidden/>
    <w:unhideWhenUsed/>
  </w:style>
  <w:style xmlns:w="http://schemas.openxmlformats.org/wordprocessingml/2006/main" w:type="table" w:styleId="CXI_6a6ccf20_TableNormal" w:default="1">
    <w:name w:val="Normal Table"/>
    <w:uiPriority w:val="99"/>
    <w:semiHidden/>
    <w:unhideWhenUsed/>
    <w:tblPr>
      <w:tblInd w:w="0" w:type="dxa"/>
      <w:tblCellMar>
        <w:top w:w="0" w:type="dxa"/>
        <w:left w:w="108" w:type="dxa"/>
        <w:bottom w:w="0" w:type="dxa"/>
        <w:right w:w="108" w:type="dxa"/>
      </w:tblCellMar>
    </w:tblPr>
  </w:style>
  <w:style xmlns:w="http://schemas.openxmlformats.org/wordprocessingml/2006/main" w:type="numbering" w:styleId="CXI_6a6ccf20_NoList" w:default="1">
    <w:name w:val="No List"/>
    <w:uiPriority w:val="99"/>
    <w:semiHidden/>
    <w:unhideWhenUsed/>
  </w:style>
  <w:style xmlns:w="http://schemas.openxmlformats.org/wordprocessingml/2006/main" w:type="paragraph" w:styleId="CXI_6a6ccf20_Header">
    <w:name w:val="header"/>
    <w:basedOn w:val="CXI_6a6ccf20_Normal"/>
    <w:link w:val="CXI_6a6ccf20_HeaderChar"/>
    <w:uiPriority w:val="99"/>
    <w:unhideWhenUsed/>
    <w:rsid w:val="00673470"/>
    <w:pPr>
      <w:tabs>
        <w:tab w:val="center" w:pos="4513"/>
        <w:tab w:val="right" w:pos="9026"/>
      </w:tabs>
      <w:spacing w:after="0" w:line="240" w:lineRule="auto"/>
    </w:pPr>
  </w:style>
  <w:style xmlns:w="http://schemas.openxmlformats.org/wordprocessingml/2006/main" w:type="character" w:styleId="CXI_6a6ccf20_HeaderChar" w:customStyle="1">
    <w:name w:val="Header Char"/>
    <w:basedOn w:val="CXI_6a6ccf20_DefaultParagraphFont"/>
    <w:link w:val="CXI_6a6ccf20_Header"/>
    <w:uiPriority w:val="99"/>
    <w:rsid w:val="00673470"/>
  </w:style>
  <w:style xmlns:w="http://schemas.openxmlformats.org/wordprocessingml/2006/main" w:type="paragraph" w:styleId="CXI_6a6ccf20_Footer">
    <w:name w:val="footer"/>
    <w:basedOn w:val="CXI_6a6ccf20_Normal"/>
    <w:link w:val="CXI_6a6ccf20_FooterChar"/>
    <w:uiPriority w:val="99"/>
    <w:unhideWhenUsed/>
    <w:rsid w:val="00673470"/>
    <w:pPr>
      <w:tabs>
        <w:tab w:val="center" w:pos="4513"/>
        <w:tab w:val="right" w:pos="9026"/>
      </w:tabs>
      <w:spacing w:after="0" w:line="240" w:lineRule="auto"/>
    </w:pPr>
  </w:style>
  <w:style xmlns:w="http://schemas.openxmlformats.org/wordprocessingml/2006/main" w:type="character" w:styleId="CXI_6a6ccf20_FooterChar" w:customStyle="1">
    <w:name w:val="Footer Char"/>
    <w:basedOn w:val="CXI_6a6ccf20_DefaultParagraphFont"/>
    <w:link w:val="CXI_6a6ccf20_Footer"/>
    <w:uiPriority w:val="99"/>
    <w:rsid w:val="00673470"/>
  </w:style>
  <w:style xmlns:w="http://schemas.openxmlformats.org/wordprocessingml/2006/main" w:type="paragraph" w:styleId="CXI_6a6ccf20_ListParagraph">
    <w:name w:val="List Paragraph"/>
    <w:basedOn w:val="CXI_6a6ccf20_Normal"/>
    <w:uiPriority w:val="34"/>
    <w:qFormat/>
    <w:rsid w:val="00673470"/>
    <w:pPr>
      <w:spacing w:after="0" w:line="240" w:lineRule="auto"/>
      <w:ind w:left="720"/>
    </w:pPr>
    <w:rPr>
      <w:rFonts w:ascii="Times New Roman" w:hAnsi="Times New Roman" w:eastAsia="Times New Roman" w:cs="Times New Roman"/>
      <w:sz w:val="20"/>
      <w:szCs w:val="20"/>
      <w:lang w:eastAsia="en-GB"/>
    </w:rPr>
  </w:style>
  <w:style xmlns:w="http://schemas.openxmlformats.org/wordprocessingml/2006/main" w:type="table" w:styleId="CXI_6a6ccf20_TableGrid">
    <w:name w:val="Table Grid"/>
    <w:basedOn w:val="CXI_6a6ccf20_TableNormal"/>
    <w:uiPriority w:val="39"/>
    <w:rsid w:val="0067347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w="http://schemas.openxmlformats.org/wordprocessingml/2006/main" w:type="character" w:styleId="CXI_6a6ccf20_CommentReference">
    <w:name w:val="Comment Reference"/>
    <w:basedOn w:val="CXI_6a6ccf20_DefaultParagraphFont"/>
    <w:uiPriority w:val="99"/>
    <w:semiHidden/>
    <w:unhideWhenUsed/>
    <w:rsid w:val="00673470"/>
    <w:rPr>
      <w:sz w:val="16"/>
      <w:szCs w:val="16"/>
    </w:rPr>
  </w:style>
  <w:style xmlns:w="http://schemas.openxmlformats.org/wordprocessingml/2006/main" w:type="paragraph" w:styleId="CXI_6a6ccf20_CommentText">
    <w:name w:val="Comment Text"/>
    <w:basedOn w:val="CXI_6a6ccf20_Normal"/>
    <w:link w:val="CXI_6a6ccf20_CommentTextChar"/>
    <w:unhideWhenUsed/>
    <w:rsid w:val="00673470"/>
    <w:pPr>
      <w:spacing w:line="240" w:lineRule="auto"/>
    </w:pPr>
    <w:rPr>
      <w:sz w:val="20"/>
      <w:szCs w:val="20"/>
    </w:rPr>
  </w:style>
  <w:style xmlns:w="http://schemas.openxmlformats.org/wordprocessingml/2006/main" w:type="character" w:styleId="CXI_6a6ccf20_CommentTextChar" w:customStyle="1">
    <w:name w:val="Comment Text Char"/>
    <w:basedOn w:val="CXI_6a6ccf20_DefaultParagraphFont"/>
    <w:link w:val="CXI_6a6ccf20_CommentText"/>
    <w:rsid w:val="00673470"/>
    <w:rPr>
      <w:sz w:val="20"/>
      <w:szCs w:val="20"/>
    </w:rPr>
  </w:style>
  <w:style xmlns:w="http://schemas.openxmlformats.org/wordprocessingml/2006/main" w:type="paragraph" w:styleId="CXI_6a6ccf20_BalloonText">
    <w:name w:val="Balloon Text"/>
    <w:basedOn w:val="CXI_6a6ccf20_Normal"/>
    <w:link w:val="CXI_6a6ccf20_BalloonTextChar"/>
    <w:uiPriority w:val="99"/>
    <w:semiHidden/>
    <w:unhideWhenUsed/>
    <w:rsid w:val="00673470"/>
    <w:pPr>
      <w:spacing w:after="0" w:line="240" w:lineRule="auto"/>
    </w:pPr>
    <w:rPr>
      <w:rFonts w:ascii="Segoe UI" w:hAnsi="Segoe UI" w:cs="Segoe UI"/>
      <w:sz w:val="18"/>
      <w:szCs w:val="18"/>
    </w:rPr>
  </w:style>
  <w:style xmlns:w="http://schemas.openxmlformats.org/wordprocessingml/2006/main" w:type="character" w:styleId="CXI_6a6ccf20_BalloonTextChar" w:customStyle="1">
    <w:name w:val="Balloon Text Char"/>
    <w:basedOn w:val="CXI_6a6ccf20_DefaultParagraphFont"/>
    <w:link w:val="CXI_6a6ccf20_BalloonText"/>
    <w:uiPriority w:val="99"/>
    <w:semiHidden/>
    <w:rsid w:val="00673470"/>
    <w:rPr>
      <w:rFonts w:ascii="Segoe UI" w:hAnsi="Segoe UI" w:cs="Segoe UI"/>
      <w:sz w:val="18"/>
      <w:szCs w:val="18"/>
    </w:rPr>
  </w:style>
  <w:style xmlns:w="http://schemas.openxmlformats.org/wordprocessingml/2006/main" w:type="character" w:styleId="CXI_6a6ccf20_PageNumber">
    <w:name w:val="page number"/>
    <w:basedOn w:val="CXI_6a6ccf20_DefaultParagraphFont"/>
    <w:rsid w:val="00044694"/>
  </w:style>
  <w:style xmlns:w="http://schemas.openxmlformats.org/wordprocessingml/2006/main" w:type="character" w:styleId="CXI_6a6ccf20_Hyperlink">
    <w:name w:val="Hyperlink"/>
    <w:basedOn w:val="CXI_6a6ccf20_DefaultParagraphFont"/>
    <w:uiPriority w:val="99"/>
    <w:unhideWhenUsed/>
    <w:rsid w:val="0041680B"/>
    <w:rPr>
      <w:color w:val="0563C1" w:themeColor="hyperlink"/>
      <w:u w:val="single"/>
    </w:rPr>
  </w:style>
  <w:style xmlns:w="http://schemas.openxmlformats.org/wordprocessingml/2006/main" w:type="paragraph" w:styleId="CXI_6a6ccf20_CommentSubject">
    <w:name w:val="Comment Subject"/>
    <w:basedOn w:val="CXI_6a6ccf20_CommentText"/>
    <w:next w:val="CXI_6a6ccf20_CommentText"/>
    <w:link w:val="CXI_6a6ccf20_CommentSubjectChar"/>
    <w:uiPriority w:val="99"/>
    <w:semiHidden/>
    <w:unhideWhenUsed/>
    <w:rsid w:val="00BE0F43"/>
    <w:rPr>
      <w:b/>
      <w:bCs/>
    </w:rPr>
  </w:style>
  <w:style xmlns:w="http://schemas.openxmlformats.org/wordprocessingml/2006/main" w:type="character" w:styleId="CXI_6a6ccf20_CommentSubjectChar" w:customStyle="1">
    <w:name w:val="Comment Subject Char"/>
    <w:basedOn w:val="CXI_6a6ccf20_CommentTextChar"/>
    <w:link w:val="CXI_6a6ccf20_CommentSubject"/>
    <w:uiPriority w:val="99"/>
    <w:semiHidden/>
    <w:rsid w:val="00BE0F43"/>
    <w:rPr>
      <w:b/>
      <w:bCs/>
      <w:sz w:val="20"/>
      <w:szCs w:val="20"/>
    </w:rPr>
  </w:style>
  <w:style xmlns:w="http://schemas.openxmlformats.org/wordprocessingml/2006/main" w:type="character" w:styleId="CXI_6a6ccf20_PlaceholderText">
    <w:name w:val="Placeholder Text"/>
    <w:basedOn w:val="CXI_6a6ccf20_DefaultParagraphFont"/>
    <w:uiPriority w:val="99"/>
    <w:semiHidden/>
    <w:rsid w:val="00331C1A"/>
    <w:rPr>
      <w:color w:val="808080"/>
    </w:rPr>
  </w:style>
  <w:style xmlns:w="http://schemas.openxmlformats.org/wordprocessingml/2006/main" w:type="table" w:styleId="CXI_6a6ccf20_TableGrid2" w:customStyle="1">
    <w:name w:val="Table Grid2"/>
    <w:basedOn w:val="CXI_6a6ccf20_TableNormal"/>
    <w:next w:val="CXI_6a6ccf20_TableGrid"/>
    <w:uiPriority w:val="39"/>
    <w:rsid w:val="00F971E5"/>
    <w:pPr>
      <w:spacing w:after="0" w:line="240" w:lineRule="auto"/>
    </w:pPr>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w="http://schemas.openxmlformats.org/wordprocessingml/2006/main" w:type="paragraph" w:styleId="CXI_6a6ccf20_FootnoteText">
    <w:name w:val="footnote text"/>
    <w:basedOn w:val="CXI_6a6ccf20_Normal"/>
    <w:link w:val="CXI_6a6ccf20_FootnoteTextChar"/>
    <w:semiHidden/>
    <w:rsid w:val="00FE50BB"/>
    <w:pPr>
      <w:spacing w:after="0" w:line="240" w:lineRule="auto"/>
    </w:pPr>
    <w:rPr>
      <w:rFonts w:ascii="Times New Roman" w:hAnsi="Times New Roman" w:eastAsia="Times New Roman" w:cs="Times New Roman"/>
      <w:sz w:val="20"/>
      <w:szCs w:val="20"/>
      <w:lang w:eastAsia="en-GB"/>
    </w:rPr>
  </w:style>
  <w:style xmlns:w="http://schemas.openxmlformats.org/wordprocessingml/2006/main" w:type="character" w:styleId="CXI_6a6ccf20_FootnoteTextChar" w:customStyle="1">
    <w:name w:val="Footnote Text Char"/>
    <w:basedOn w:val="CXI_6a6ccf20_DefaultParagraphFont"/>
    <w:link w:val="CXI_6a6ccf20_FootnoteText"/>
    <w:semiHidden/>
    <w:rsid w:val="00FE50BB"/>
    <w:rPr>
      <w:rFonts w:ascii="Times New Roman" w:hAnsi="Times New Roman" w:eastAsia="Times New Roman" w:cs="Times New Roman"/>
      <w:sz w:val="20"/>
      <w:szCs w:val="20"/>
      <w:lang w:eastAsia="en-GB"/>
    </w:rPr>
  </w:style>
  <w:style xmlns:w="http://schemas.openxmlformats.org/wordprocessingml/2006/main" w:type="character" w:styleId="CXI_6a6ccf20_normaltextrun" w:customStyle="1">
    <w:name w:val="normaltextrun"/>
    <w:basedOn w:val="CXI_6a6ccf20_DefaultParagraphFont"/>
    <w:rsid w:val="00AE70D4"/>
  </w:style>
  <w:style xmlns:w="http://schemas.openxmlformats.org/wordprocessingml/2006/main" w:type="character" w:styleId="CXI_6a6ccf20_eop" w:customStyle="1">
    <w:name w:val="eop"/>
    <w:basedOn w:val="CXI_6a6ccf20_DefaultParagraphFont"/>
    <w:rsid w:val="00AE70D4"/>
  </w:style>
  <w:style xmlns:w="http://schemas.openxmlformats.org/wordprocessingml/2006/main" w:type="paragraph" w:styleId="CXI_6a6ccf20_paragraph" w:customStyle="1">
    <w:name w:val="paragraph"/>
    <w:basedOn w:val="CXI_6a6ccf20_Normal"/>
    <w:rsid w:val="00AE70D4"/>
    <w:pPr>
      <w:spacing w:before="100" w:beforeAutospacing="1" w:after="100" w:afterAutospacing="1" w:line="240" w:lineRule="auto"/>
    </w:pPr>
    <w:rPr>
      <w:rFonts w:ascii="Times New Roman" w:hAnsi="Times New Roman" w:eastAsia="Times New Roman" w:cs="Times New Roman"/>
      <w:sz w:val="24"/>
      <w:szCs w:val="24"/>
      <w:lang w:eastAsia="en-GB"/>
    </w:rPr>
  </w:style>
  <w:style xmlns:w="http://schemas.openxmlformats.org/wordprocessingml/2006/main" w:type="paragraph" w:styleId="CXI_6a6ccf20_ListNumber">
    <w:name w:val="List Number"/>
    <w:basedOn w:val="CXI_6a6ccf20_Normal"/>
    <w:uiPriority w:val="99"/>
    <w:unhideWhenUsed/>
    <w:rsid w:val="000D0990"/>
    <w:pPr>
      <w:numPr>
        <w:numId w:val="80"/>
      </w:numPr>
      <w:spacing w:after="200" w:line="276" w:lineRule="auto"/>
      <w:contextualSpacing/>
    </w:pPr>
  </w:style>
  <w:style xmlns:w="http://schemas.openxmlformats.org/wordprocessingml/2006/main" w:type="paragraph" w:styleId="CXI_6a6ccf20_NormalWeb">
    <w:name w:val="Normal (Web)"/>
    <w:basedOn w:val="CXI_6a6ccf20_Normal"/>
    <w:uiPriority w:val="99"/>
    <w:semiHidden/>
    <w:unhideWhenUsed/>
    <w:rsid w:val="00955A8A"/>
    <w:pPr>
      <w:spacing w:before="100" w:beforeAutospacing="1" w:after="100" w:afterAutospacing="1" w:line="240" w:lineRule="auto"/>
    </w:pPr>
    <w:rPr>
      <w:rFonts w:ascii="Times New Roman" w:hAnsi="Times New Roman" w:eastAsia="Times New Roman" w:cs="Times New Roman"/>
      <w:sz w:val="24"/>
      <w:szCs w:val="24"/>
      <w:lang w:val="en-US"/>
    </w:rPr>
  </w:style>
  <w:style xmlns:w="http://schemas.openxmlformats.org/wordprocessingml/2006/main" w:type="paragraph" w:styleId="CXI_6a6ccf20_Revision">
    <w:name w:val="Revision"/>
    <w:hidden/>
    <w:uiPriority w:val="99"/>
    <w:semiHidden/>
    <w:rsid w:val="004A6901"/>
    <w:pPr>
      <w:spacing w:after="0" w:line="240" w:lineRule="auto"/>
    </w:pPr>
  </w:style>
  <w:style xmlns:w="http://schemas.openxmlformats.org/wordprocessingml/2006/main" w:type="character" w:styleId="CXI_6a6ccf20_UnresolvedMention">
    <w:name w:val="Unresolved Mention"/>
    <w:basedOn w:val="CXI_6a6ccf20_DefaultParagraphFont"/>
    <w:uiPriority w:val="99"/>
    <w:semiHidden/>
    <w:unhideWhenUsed/>
    <w:rsid w:val="007C4332"/>
    <w:rPr>
      <w:color w:val="605E5C"/>
      <w:shd w:val="clear" w:color="auto" w:fill="E1DFDD"/>
    </w:rPr>
  </w:style>
  <w:style xmlns:w="http://schemas.openxmlformats.org/wordprocessingml/2006/main" w:type="paragraph" w:styleId="CXI_6a6ccf20_oj-normal" w:customStyle="1">
    <w:name w:val="oj-normal"/>
    <w:basedOn w:val="CXI_6a6ccf20_Normal"/>
    <w:rsid w:val="000714AE"/>
    <w:pPr>
      <w:spacing w:before="100" w:beforeAutospacing="1" w:after="100" w:afterAutospacing="1" w:line="240" w:lineRule="auto"/>
    </w:pPr>
    <w:rPr>
      <w:rFonts w:ascii="Times New Roman" w:hAnsi="Times New Roman" w:eastAsia="Times New Roman" w:cs="Times New Roman"/>
      <w:sz w:val="24"/>
      <w:szCs w:val="24"/>
      <w:lang w:val="en-US"/>
    </w:rPr>
  </w:style>
  <w:style xmlns:w="http://schemas.openxmlformats.org/wordprocessingml/2006/main" w:type="character" w:styleId="CXI_6a6ccf20_oj-italic" w:customStyle="1">
    <w:name w:val="oj-italic"/>
    <w:basedOn w:val="CXI_6a6ccf20_DefaultParagraphFont"/>
    <w:rsid w:val="000714AE"/>
  </w:style>
  <w:style xmlns:w="http://schemas.openxmlformats.org/wordprocessingml/2006/main" w:type="paragraph" w:styleId="CXI_6a6ccf20_CMSANBodyText" w:customStyle="1">
    <w:name w:val="CMS AN Body Text"/>
    <w:uiPriority w:val="9"/>
    <w:qFormat/>
    <w:rsid w:val="002D660D"/>
    <w:pPr>
      <w:spacing w:before="120" w:after="120" w:line="300" w:lineRule="atLeast"/>
      <w:jc w:val="both"/>
    </w:pPr>
    <w:rPr>
      <w:rFonts w:ascii="Arial" w:hAnsi="Arial" w:cs="Segoe Script"/>
      <w:color w:val="000000" w:themeColor="text1"/>
    </w:rPr>
  </w:style>
  <w:style xmlns:w="http://schemas.openxmlformats.org/wordprocessingml/2006/main" w:type="paragraph" w:styleId="CXI_6a6ccf20_CMSANHeadline" w:customStyle="1">
    <w:name w:val="CMS AN Headline"/>
    <w:uiPriority w:val="4"/>
    <w:rsid w:val="002D660D"/>
    <w:pPr>
      <w:keepNext/>
      <w:spacing w:before="240" w:after="120" w:line="300" w:lineRule="atLeast"/>
      <w:jc w:val="center"/>
    </w:pPr>
    <w:rPr>
      <w:rFonts w:ascii="Arial" w:hAnsi="Arial" w:cs="Segoe Script"/>
      <w:b/>
      <w:cap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086419">
      <w:bodyDiv w:val="1"/>
      <w:marLeft w:val="0"/>
      <w:marRight w:val="0"/>
      <w:marTop w:val="0"/>
      <w:marBottom w:val="0"/>
      <w:divBdr>
        <w:top w:val="none" w:sz="0" w:space="0" w:color="auto"/>
        <w:left w:val="none" w:sz="0" w:space="0" w:color="auto"/>
        <w:bottom w:val="none" w:sz="0" w:space="0" w:color="auto"/>
        <w:right w:val="none" w:sz="0" w:space="0" w:color="auto"/>
      </w:divBdr>
    </w:div>
    <w:div w:id="1136415628">
      <w:bodyDiv w:val="1"/>
      <w:marLeft w:val="0"/>
      <w:marRight w:val="0"/>
      <w:marTop w:val="0"/>
      <w:marBottom w:val="0"/>
      <w:divBdr>
        <w:top w:val="none" w:sz="0" w:space="0" w:color="auto"/>
        <w:left w:val="none" w:sz="0" w:space="0" w:color="auto"/>
        <w:bottom w:val="none" w:sz="0" w:space="0" w:color="auto"/>
        <w:right w:val="none" w:sz="0" w:space="0" w:color="auto"/>
      </w:divBdr>
    </w:div>
    <w:div w:id="2020278814">
      <w:bodyDiv w:val="1"/>
      <w:marLeft w:val="0"/>
      <w:marRight w:val="0"/>
      <w:marTop w:val="0"/>
      <w:marBottom w:val="0"/>
      <w:divBdr>
        <w:top w:val="none" w:sz="0" w:space="0" w:color="auto"/>
        <w:left w:val="none" w:sz="0" w:space="0" w:color="auto"/>
        <w:bottom w:val="none" w:sz="0" w:space="0" w:color="auto"/>
        <w:right w:val="none" w:sz="0" w:space="0" w:color="auto"/>
      </w:divBdr>
    </w:div>
    <w:div w:id="2099137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xi_6a6ccf20_header1.xml.rels><?xml version="1.0" encoding="UTF-8" standalone="yes"?><Relationships xmlns="http://schemas.openxmlformats.org/package/2006/relationships"><Relationship Id="rId1" Type="http://schemas.openxmlformats.org/officeDocument/2006/relationships/image" Target="media/cxi_6a6ccf20_image1.png"/></Relationships>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 Id="rId11" Type="http://schemas.openxmlformats.org/officeDocument/2006/relationships/hyperlink" Target="https://www.lumen.example/company/terms-of-purchase/" TargetMode="External"/><Relationship Id="rId12" Type="http://schemas.openxmlformats.org/officeDocument/2006/relationships/hyperlink" Target="https://www.lumen.example/company/terms-of-purchase/" TargetMode="External"/><Relationship Id="rId13" Type="http://schemas.openxmlformats.org/officeDocument/2006/relationships/footer" Target="footer1.xml"/><Relationship Id="rId14" Type="http://schemas.openxmlformats.org/officeDocument/2006/relationships/fontTable" Target="fontTable.xml"/><Relationship Id="rId15" Type="http://schemas.openxmlformats.org/officeDocument/2006/relationships/theme" Target="theme/theme1.xml"/><Relationship Id="rId16" Type="http://schemas.openxmlformats.org/officeDocument/2006/relationships/header" Target="header1.xml"/><Relationship Id="rId18" Type="http://schemas.openxmlformats.org/officeDocument/2006/relationships/hyperlink" Target="https://www.lumen.example/assets/fdacfe46a4/List-of-LHG-data-controllers.pdf" TargetMode="External"/><Relationship Id="rId19" Type="http://schemas.openxmlformats.org/officeDocument/2006/relationships/hyperlink" Target="https://www.lumen.example/assets/fdacfe46a4/List-of-LHG-data-controllers.pdf" TargetMode="External"/><Relationship Id="rId20" Type="http://schemas.openxmlformats.org/officeDocument/2006/relationships/hyperlink" Target="mailto:privacy@lumen.example" TargetMode="External"/><Relationship Id="rId21" Type="http://schemas.openxmlformats.org/officeDocument/2006/relationships/header" Target="cxi_6a6ccf20_header1.xml"/><Relationship Id="rId22" Type="http://schemas.openxmlformats.org/officeDocument/2006/relationships/footer" Target="cxi_6a6ccf20_footer1.xml"/><Relationship Id="rId23" Type="http://schemas.openxmlformats.org/officeDocument/2006/relationships/footer" Target="cxi_6a6ccf20_footer2.xml"/><Relationship Id="rId24" Type="http://schemas.openxmlformats.org/officeDocument/2006/relationships/footer" Target="cxi_6a6ccf20_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B09C3335570645B91DE4A64541716A" ma:contentTypeVersion="12" ma:contentTypeDescription="Create a new document." ma:contentTypeScope="" ma:versionID="f3c19897c8f8694b979f2082eabf27c9">
  <xsd:schema xmlns:xsd="http://www.w3.org/2001/XMLSchema" xmlns:xs="http://www.w3.org/2001/XMLSchema" xmlns:p="http://schemas.microsoft.com/office/2006/metadata/properties" xmlns:ns2="1207834d-d325-4ec8-8565-ff6f02f0cab7" xmlns:ns3="7765167c-2777-4456-9c93-f8576d597ab6" targetNamespace="http://schemas.microsoft.com/office/2006/metadata/properties" ma:root="true" ma:fieldsID="5e583b1634716c4ae12c5060000b22f6" ns2:_="" ns3:_="">
    <xsd:import namespace="1207834d-d325-4ec8-8565-ff6f02f0cab7"/>
    <xsd:import namespace="7765167c-2777-4456-9c93-f8576d597a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07834d-d325-4ec8-8565-ff6f02f0ca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47c2de5-7b9b-4915-82bb-5b5a01141c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65167c-2777-4456-9c93-f8576d597a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ff7a001-41c0-481a-88f5-aa7f4d9d8281}" ma:internalName="TaxCatchAll" ma:showField="CatchAllData" ma:web="7765167c-2777-4456-9c93-f8576d597a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765167c-2777-4456-9c93-f8576d597ab6" xsi:nil="true"/>
    <lcf76f155ced4ddcb4097134ff3c332f xmlns="1207834d-d325-4ec8-8565-ff6f02f0cab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90AD803-EA0F-4C16-B746-3226DDDA500D}"/>
</file>

<file path=customXml/itemProps2.xml><?xml version="1.0" encoding="utf-8"?>
<ds:datastoreItem xmlns:ds="http://schemas.openxmlformats.org/officeDocument/2006/customXml" ds:itemID="{45057FF7-0E86-4A0A-9F81-C648CA27358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0C95D29-460B-4D97-8EA6-586B47FF1ACE}">
  <ds:schemaRefs>
    <ds:schemaRef ds:uri="http://schemas.microsoft.com/sharepoint/v3/contenttype/forms"/>
  </ds:schemaRefs>
</ds:datastoreItem>
</file>

<file path=customXml/itemProps4.xml><?xml version="1.0" encoding="utf-8"?>
<ds:datastoreItem xmlns:ds="http://schemas.openxmlformats.org/officeDocument/2006/customXml" ds:itemID="{F0C9BA84-D180-4135-98E2-4FBEF8182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1547</Words>
  <Characters>8942</Characters>
  <Application>Microsoft Office Word</Application>
  <DocSecurity>0</DocSecurity>
  <Lines>241</Lines>
  <Paragraphs>121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Lumen Holdings Limited</vt:lpstr>
      <vt:lpstr>Lumen Holdings Limited</vt:lpstr>
    </vt:vector>
  </TitlesOfParts>
  <Company>Example Legal Services Inc./ LAW.EXAMPLE</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Lumen Holdings Limited</dc:title>
  <dc:creator>ELSI</dc:creator>
  <cp:lastModifiedBy>Reviewer B</cp:lastModifiedBy>
  <cp:revision>5</cp:revision>
  <cp:lastPrinted>2011-01-26T13:09:00Z</cp:lastPrinted>
  <dcterms:created xsi:type="dcterms:W3CDTF">2024-01-23T15:27:00Z</dcterms:created>
  <dcterms:modified xsi:type="dcterms:W3CDTF">2026-04-21T19:26:00Z</dcterms:modified>
</cp:coreProperties>
</file>

<file path=docProps/custom.xml><?xml version="1.0" encoding="utf-8"?>
<Properties xmlns="http://schemas.openxmlformats.org/officeDocument/2006/custom-properties" xmlns:vt="http://schemas.openxmlformats.org/officeDocument/2006/docPropsVTypes">
  <property fmtid="{1cfb0bf9-df14-4de4-a9b8-ebc3e7f3a065}" pid="2" name="ContentTypeId">
    <vt:lpwstr>0x01010050B09C3335570645B91DE4A64541716A</vt:lpwstr>
  </property>
  <property fmtid="{1cfb0bf9-df14-4de4-a9b8-ebc3e7f3a065}" pid="3" name="Order">
    <vt:r8>3100</vt:r8>
  </property>
  <property fmtid="{1cfb0bf9-df14-4de4-a9b8-ebc3e7f3a065}" pid="4" name="MSIP_Label_87faa665-d1b2-4766-8fac-6507e38c0f04_Enabled">
    <vt:lpwstr>true</vt:lpwstr>
  </property>
  <property fmtid="{1cfb0bf9-df14-4de4-a9b8-ebc3e7f3a065}" pid="5" name="MSIP_Label_87faa665-d1b2-4766-8fac-6507e38c0f04_SetDate">
    <vt:lpwstr>2022-11-30T16:15:48Z</vt:lpwstr>
  </property>
  <property fmtid="{1cfb0bf9-df14-4de4-a9b8-ebc3e7f3a065}" pid="6" name="MSIP_Label_87faa665-d1b2-4766-8fac-6507e38c0f04_Method">
    <vt:lpwstr>Standard</vt:lpwstr>
  </property>
  <property fmtid="{1cfb0bf9-df14-4de4-a9b8-ebc3e7f3a065}" pid="7" name="MSIP_Label_87faa665-d1b2-4766-8fac-6507e38c0f04_Name">
    <vt:lpwstr>Internal</vt:lpwstr>
  </property>
  <property fmtid="{1cfb0bf9-df14-4de4-a9b8-ebc3e7f3a065}" pid="8" name="MSIP_Label_87faa665-d1b2-4766-8fac-6507e38c0f04_SiteId">
    <vt:lpwstr>714e86b1-93dd-42a6-96e5-2636c0187ac4</vt:lpwstr>
  </property>
  <property fmtid="{1cfb0bf9-df14-4de4-a9b8-ebc3e7f3a065}" pid="9" name="MSIP_Label_87faa665-d1b2-4766-8fac-6507e38c0f04_ActionId">
    <vt:lpwstr>8938dae6-8416-4747-a5db-374499cfa2d2</vt:lpwstr>
  </property>
  <property fmtid="{1cfb0bf9-df14-4de4-a9b8-ebc3e7f3a065}" pid="10" name="MSIP_Label_87faa665-d1b2-4766-8fac-6507e38c0f04_ContentBits">
    <vt:lpwstr>2</vt:lpwstr>
  </property>
  <property fmtid="{1cfb0bf9-df14-4de4-a9b8-ebc3e7f3a065}" pid="11" name="docLang">
    <vt:lpwstr>en</vt:lpwstr>
  </property>
  <property fmtid="{1cfb0bf9-df14-4de4-a9b8-ebc3e7f3a065}" pid="12" name="MediaServiceImageTags">
    <vt:lpwstr/>
  </property>
</Properties>
</file>