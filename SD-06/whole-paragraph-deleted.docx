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Intro paragraph that stays.</w:t>
      </w:r>
    </w:p>
    <w:p>
      <w:pPr>
        <w:rPr>
          <w:del w:id="101" w:author="Jane Doe" w:date="2026-10-05T12:00:00Z"/>
        </w:rPr>
      </w:pPr>
      <w:del w:id="100" w:author="Jane Doe" w:date="2026-10-05T12:00:00Z">
        <w:r>
          <w:delText xml:space="preserve">This whole paragraph was deleted.</w:delText>
        </w:r>
      </w:del>
    </w:p>
    <w:p>
      <w:r>
        <w:t xml:space="preserve">Closing paragraph that stays.</w:t>
      </w:r>
    </w:p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 encoding="UTF-8"?><Relationships xmlns="http://schemas.openxmlformats.org/package/2006/relationships"><Relationship Id="rId1" Type="http://schemas.openxmlformats.org/officeDocument/2006/relationships/numbering" Target="numbering.xml"/></Relationships>
</file>