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Intro paragraph that stays.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Keep</w:t>
            </w:r>
          </w:p>
        </w:tc>
        <w:tc>
          <w:tcPr>
            <w:tcW w:w="4500" w:type="dxa"/>
          </w:tcPr>
          <w:p>
            <w:r>
              <w:t xml:space="preserve">Keep</w:t>
            </w:r>
          </w:p>
        </w:tc>
      </w:tr>
      <w:tr>
        <w:tc>
          <w:tcPr>
            <w:tcW w:w="4500" w:type="dxa"/>
          </w:tcPr>
          <w:p>
            <w:del w:id="128" w:author="Jane Doe" w:date="2026-10-05T12:00:00Z">
              <w:r>
                <w:delText xml:space="preserve">Gone label</w:delText>
              </w:r>
            </w:del>
          </w:p>
        </w:tc>
        <w:tc>
          <w:tcPr>
            <w:tcW w:w="4500" w:type="dxa"/>
          </w:tcPr>
          <w:p>
            <w:del w:id="129" w:author="Jane Doe" w:date="2026-10-05T12:00:00Z">
              <w:r>
                <w:delText xml:space="preserve">Gone value</w:delText>
              </w:r>
            </w:del>
          </w:p>
        </w:tc>
      </w:tr>
    </w:tbl>
    <w:p>
      <w:r>
        <w:t xml:space="preserve">Closing paragraph that stays.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