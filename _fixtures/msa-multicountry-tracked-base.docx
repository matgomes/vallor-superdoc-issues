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B675" w:rsidR="0041006C">
      <w:pPr>
        <w:pStyle w:val="Untertitel"/>
        <w:tabs>
          <w:tab w:val="left" w:pos="4425"/>
          <w:tab w:val="center" w:pos="5187"/>
        </w:tabs>
        <w:jc w:val="left"/>
        <w:rPr>
          <w:u w:val="none"/>
        </w:rPr>
      </w:pPr>
      <w:bookmarkStart w:id="23" w:name="BM_01M3YN22678JXBBKQV5CHWNH61"/>
      <w:bookmarkEnd w:id="23"/>
    </w:p>
    <w:p w14:paraId="7164ACC6" w:rsidR="0041006C">
      <w:pPr>
        <w:pStyle w:val="Untertitel"/>
        <w:tabs>
          <w:tab w:val="left" w:pos="4425"/>
          <w:tab w:val="center" w:pos="5187"/>
        </w:tabs>
        <w:rPr>
          <w:u w:val="none"/>
        </w:rPr>
      </w:pPr>
      <w:bookmarkStart w:id="24" w:name="BM_01M3YN226AWZNRGT4SC3P0QCVN"/>
      <w:r>
        <w:rPr>
          <w:sz w:val="32"/>
          <w:szCs w:val="32"/>
          <w:u w:val="none"/>
        </w:rPr>
        <w:t xml:space="preserve">Supply of </w:t>
      </w:r>
      <w:r>
        <w:rPr>
          <w:sz w:val="32"/>
          <w:szCs w:val="32"/>
          <w:highlight w:val="green"/>
          <w:u w:val="none"/>
        </w:rPr>
        <w:t xml:space="preserve">{{Contract Scope}}</w:t>
      </w:r>
      <w:r>
        <w:rPr>
          <w:sz w:val="32"/>
          <w:szCs w:val="32"/>
          <w:u w:val="none"/>
        </w:rPr>
        <w:t xml:space="preserve"> Agreement</w:t>
      </w:r>
      <w:bookmarkEnd w:id="24"/>
    </w:p>
    <w:p w14:paraId="3E4514F3" w:rsidR="0041006C">
      <w:pPr>
        <w:pStyle w:val="Untertitel"/>
        <w:tabs>
          <w:tab w:val="left" w:pos="4425"/>
          <w:tab w:val="center" w:pos="5187"/>
        </w:tabs>
        <w:jc w:val="left"/>
        <w:rPr>
          <w:i/>
          <w:u w:val="none"/>
          <w:lang w:val="en-US"/>
        </w:rPr>
      </w:pPr>
      <w:bookmarkStart w:id="25" w:name="BM_01M3YN227MKFB0CA6KGRK25MZX"/>
      <w:bookmarkEnd w:id="25"/>
    </w:p>
    <w:p w14:paraId="7B419334"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26" w:name="BM_01M3YN227N3880F222HXHSMS24"/>
      <w:bookmarkEnd w:id="26"/>
    </w:p>
    <w:tbl>
      <w:tblPr>
        <w:tblW w:w="952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7230"/>
      </w:tblGrid>
      <w:tr w:rsidR="006E7AD4" w:rsidRPr="006E7AD4" w14:paraId="32E1D795" w14:textId="77777777" w:rsidTr="00682A91">
        <w:tc>
          <w:tcPr>
            <w:tcW w:w="2298" w:type="dxa"/>
          </w:tcPr>
          <w:p w14:paraId="1DB9256F" w:rsidR="006E7AD4">
            <w:pPr>
              <w:widowControl w:val="0"/>
              <w:ind w:right="6"/>
              <w:jc w:val="both"/>
              <w:rPr>
                <w:rFonts w:ascii="Arial" w:hAnsi="Arial" w:cs="Arial"/>
                <w:color w:val="000000"/>
                <w:sz w:val="22"/>
                <w:szCs w:val="22"/>
                <w:lang w:val="en-AU" w:eastAsia="en-GB"/>
              </w:rPr>
            </w:pPr>
            <w:bookmarkStart w:id="27" w:name="BM_01M3YN227ND6QR3BQGN9S0VJDQ"/>
            <w:r>
              <w:rPr>
                <w:color w:val="000000"/>
                <w:rFonts w:ascii="Arial" w:hAnsi="Arial" w:cs="Arial"/>
                <w:sz w:val="22"/>
                <w:szCs w:val="22"/>
                <w:lang w:val="en-AU" w:eastAsia="en-GB"/>
              </w:rPr>
              <w:t xml:space="preserve">Agreement Number</w:t>
            </w:r>
            <w:bookmarkEnd w:id="27"/>
          </w:p>
        </w:tc>
        <w:tc>
          <w:tcPr>
            <w:tcW w:w="7230" w:type="dxa"/>
          </w:tcPr>
          <w:p w14:paraId="62DDCA65" w:rsidR="006E7AD4">
            <w:pPr>
              <w:widowControl w:val="0"/>
              <w:ind w:left="34" w:right="6"/>
              <w:jc w:val="both"/>
              <w:rPr>
                <w:rFonts w:ascii="Arial" w:hAnsi="Arial" w:cs="Arial"/>
                <w:b/>
                <w:sz w:val="22"/>
                <w:szCs w:val="22"/>
                <w:lang w:val="en-AU" w:eastAsia="en-GB"/>
              </w:rPr>
            </w:pPr>
            <w:bookmarkStart w:id="28" w:name="BM_01M3YN227PF13KVGXDZ55RAZ3E"/>
            <w:r>
              <w:rPr>
                <w:b/>
                <w:rFonts w:ascii="Arial" w:hAnsi="Arial" w:cs="Arial"/>
                <w:sz w:val="22"/>
                <w:szCs w:val="22"/>
                <w:highlight w:val="green"/>
                <w:lang w:val="en-AU" w:eastAsia="en-GB"/>
              </w:rPr>
              <w:t xml:space="preserve">{{Agreement Number}}</w:t>
            </w:r>
            <w:bookmarkEnd w:id="28"/>
          </w:p>
          <w:p w14:paraId="71AA71EF" w:rsidR="006E7AD4">
            <w:pPr>
              <w:widowControl w:val="0"/>
              <w:ind w:left="34" w:right="6"/>
              <w:jc w:val="both"/>
              <w:rPr>
                <w:rFonts w:ascii="Arial" w:hAnsi="Arial" w:cs="Arial"/>
                <w:sz w:val="22"/>
                <w:szCs w:val="22"/>
                <w:lang w:val="en-AU" w:eastAsia="en-GB"/>
              </w:rPr>
            </w:pPr>
            <w:bookmarkStart w:id="29" w:name="BM_01M3YN227PCQRNPZF7Z5NPRXMK"/>
            <w:bookmarkEnd w:id="29"/>
          </w:p>
        </w:tc>
      </w:tr>
      <w:tr w:rsidR="006E7AD4" w:rsidRPr="006148E2" w14:paraId="4E0F22FB" w14:textId="77777777" w:rsidTr="00682A91">
        <w:tc>
          <w:tcPr>
            <w:tcW w:w="2298" w:type="dxa"/>
          </w:tcPr>
          <w:p w14:paraId="1D184F6A" w:rsidR="006E7AD4">
            <w:pPr>
              <w:widowControl w:val="0"/>
              <w:ind w:right="6"/>
              <w:jc w:val="both"/>
              <w:rPr>
                <w:rFonts w:ascii="Arial" w:hAnsi="Arial" w:cs="Arial"/>
                <w:color w:val="000000"/>
                <w:sz w:val="22"/>
                <w:szCs w:val="22"/>
                <w:lang w:val="en-AU" w:eastAsia="en-GB"/>
              </w:rPr>
            </w:pPr>
            <w:bookmarkStart w:id="30" w:name="BM_01M3YN227P6RR1J40X0R3C0WJY"/>
            <w:r>
              <w:rPr>
                <w:color w:val="000000"/>
                <w:rFonts w:ascii="Arial" w:hAnsi="Arial" w:cs="Arial"/>
                <w:sz w:val="22"/>
                <w:szCs w:val="22"/>
                <w:lang w:val="en-AU" w:eastAsia="en-GB"/>
              </w:rPr>
              <w:t>ACME</w:t>
            </w:r>
            <w:bookmarkEnd w:id="30"/>
          </w:p>
        </w:tc>
        <w:tc>
          <w:tcPr>
            <w:tcW w:w="7230" w:type="dxa"/>
          </w:tcPr>
          <w:p w14:paraId="70748230" w:rsidR="006E7AD4">
            <w:pPr>
              <w:widowControl w:val="0"/>
              <w:ind w:right="6"/>
              <w:jc w:val="both"/>
              <w:rPr>
                <w:rFonts w:ascii="Arial" w:hAnsi="Arial" w:cs="Arial"/>
                <w:color w:val="000000"/>
                <w:sz w:val="22"/>
                <w:szCs w:val="22"/>
                <w:lang w:val="en-AU" w:eastAsia="en-GB"/>
              </w:rPr>
            </w:pPr>
            <w:bookmarkStart w:id="31" w:name="BM_01M3YN227PEPHWCX9ASPDYMXV1"/>
            <w:bookmarkEnd w:id="31"/>
          </w:p>
          <w:p w14:paraId="6BA91A4F" w:rsidR="00A81AA8">
            <w:pPr>
              <w:pStyle w:val="CMSANTableBodyText"/>
              <w:jc w:val="both"/>
              <w:rPr>
                <w:color w:val="000000"/>
              </w:rPr>
            </w:pPr>
            <w:bookmarkStart w:id="32" w:name="BM_01M3YN227SYHX8CZ4PZBFZXCAW"/>
            <w:bookmarkStart w:id="2" w:name="FillChoice00000002"/>
            <w:r>
              <w:rPr>
                <w:b/>
                <w:color w:val="000000"/>
                <w:highlight w:val="yellow"/>
                <w:i/>
                <w:bCs/>
                <w:iCs/>
                <w:lang w:val="en-AU"/>
              </w:rPr>
              <w:t xml:space="preserve"> ACME Group Services Limited, 1 Example House, Sample Road, Sampletown, Westmark, AB1 2CD, company number 00000001</w:t>
            </w:r>
            <w:bookmarkEnd w:id="2"/>
            <w:bookmarkEnd w:id="32"/>
          </w:p>
          <w:p w14:paraId="516348E7" w:rsidR="00A81AA8">
            <w:pPr>
              <w:pStyle w:val="CMSANTableBodyText"/>
              <w:jc w:val="both"/>
              <w:rPr>
                <w:color w:val="000000"/>
                <w:lang w:val="en-AU"/>
              </w:rPr>
            </w:pPr>
            <w:bookmarkStart w:id="33" w:name="BM_01M3YN227T7WSH91PQ1JDHV2GP"/>
            <w:bookmarkStart w:id="3" w:name="FillChoice00000003"/>
            <w:r>
              <w:rPr>
                <w:b/>
                <w:color w:val="000000"/>
                <w:highlight w:val="yellow"/>
                <w:i/>
                <w:bCs/>
                <w:lang w:val="en-AU"/>
              </w:rPr>
              <w:t xml:space="preserve"> Acme Partners Brennmark Limited, company number 0000 000 002, of Example Street 1, 1000 Caldport</w:t>
            </w:r>
            <w:bookmarkEnd w:id="3"/>
            <w:bookmarkEnd w:id="33"/>
          </w:p>
          <w:p w14:paraId="68F097AA" w:rsidR="00A81AA8">
            <w:pPr>
              <w:pStyle w:val="CMSANTableBodyText"/>
              <w:jc w:val="both"/>
              <w:rPr>
                <w:lang w:val="en-AU"/>
              </w:rPr>
            </w:pPr>
            <w:bookmarkStart w:id="34" w:name="BM_01M3YN227TTH8SZ192XFCA4N9X"/>
            <w:bookmarkStart w:id="4" w:name="FillChoice00000004"/>
            <w:r>
              <w:rPr>
                <w:b/>
                <w:highlight w:val="yellow"/>
                <w:i/>
                <w:bCs/>
                <w:lang w:val="en-AU"/>
              </w:rPr>
              <w:t xml:space="preserve"> Acme Partners Westmark Limited, a company registered in Westmark under number 00003, whose registered office is at 1 Example House, Sample Road, Sampletown, Westshire, AB1 2CD</w:t>
            </w:r>
            <w:bookmarkEnd w:id="4"/>
            <w:bookmarkEnd w:id="34"/>
          </w:p>
          <w:p w14:paraId="70F7351D" w:rsidR="00A81AA8">
            <w:pPr>
              <w:pStyle w:val="CMSANTableBodyText"/>
              <w:jc w:val="both"/>
              <w:rPr>
                <w:color w:val="000000"/>
                <w:lang w:val="en-AU"/>
              </w:rPr>
            </w:pPr>
            <w:bookmarkStart w:id="35" w:name="BM_01M3YN227TN9M7GV7QJXF2RHSG"/>
            <w:bookmarkStart w:id="5" w:name="FillChoice00000005"/>
            <w:r>
              <w:rPr>
                <w:b/>
                <w:color w:val="000000"/>
                <w:highlight w:val="yellow"/>
                <w:i/>
                <w:bCs/>
                <w:lang w:val="en-AU"/>
              </w:rPr>
              <w:t xml:space="preserve"> Acme Partners Dunmoor Limited, Company Registered No. 00000004, of Example Street 1 1000 AA, Halden, Dunmoor</w:t>
            </w:r>
            <w:bookmarkEnd w:id="5"/>
            <w:bookmarkEnd w:id="35"/>
          </w:p>
          <w:p w14:paraId="56BD8A00" w:rsidR="00A81AA8">
            <w:pPr>
              <w:pStyle w:val="CMSANTableBodyText"/>
              <w:jc w:val="both"/>
              <w:rPr>
                <w:color w:val="000000"/>
                <w:lang w:val="en-AU"/>
              </w:rPr>
            </w:pPr>
            <w:bookmarkStart w:id="36" w:name="BM_01M3YN227TJGG5FETH0ZHX77VJ"/>
            <w:bookmarkStart w:id="6" w:name="FillChoice00000006"/>
            <w:r>
              <w:rPr>
                <w:b/>
                <w:color w:val="000000"/>
                <w:highlight w:val="yellow"/>
                <w:i/>
                <w:bCs/>
                <w:lang w:val="en-AU"/>
              </w:rPr>
              <w:t xml:space="preserve"> Acme Partners Eastvale Limited, Company number 000 000 005, of 1, Example Street, EV1 1AA Port Arden</w:t>
            </w:r>
            <w:bookmarkEnd w:id="6"/>
            <w:bookmarkEnd w:id="36"/>
          </w:p>
          <w:p w14:paraId="40641491" w:rsidR="00A81AA8">
            <w:pPr>
              <w:pStyle w:val="CMSANTableBodyText"/>
              <w:jc w:val="both"/>
              <w:rPr>
                <w:rFonts w:eastAsia="Calibri"/>
                <w:color w:val="000000"/>
                <w:spacing w:val="-2"/>
                <w:lang w:val="en-AU"/>
              </w:rPr>
            </w:pPr>
            <w:bookmarkStart w:id="37" w:name="BM_01M3YN227T6CXYE62CFXMGWJKZ"/>
            <w:bookmarkStart w:id="7" w:name="FillChoice00000007"/>
            <w:r>
              <w:rPr>
                <w:b/>
                <w:color w:val="000000"/>
                <w:rFonts w:eastAsia="Calibri"/>
                <w:highlight w:val="yellow"/>
                <w:i/>
                <w:iCs/>
                <w:spacing w:val="-2"/>
                <w:lang w:val="en-AU"/>
              </w:rPr>
              <w:t xml:space="preserve"> Acme Production Limited Company number 000 000 006, of Example Business Park –EV2 2BB Dunholt</w:t>
            </w:r>
            <w:bookmarkEnd w:id="7"/>
            <w:bookmarkEnd w:id="37"/>
          </w:p>
          <w:p w14:paraId="5A75CE19" w:rsidR="00A81AA8">
            <w:pPr>
              <w:pStyle w:val="CMSANTableBodyText"/>
              <w:jc w:val="both"/>
              <w:rPr>
                <w:color w:val="000000"/>
              </w:rPr>
            </w:pPr>
            <w:bookmarkStart w:id="38" w:name="BM_01M3YN227T7ZRFYK6RANBZ5Y6P"/>
            <w:bookmarkStart w:id="8" w:name="FillChoice00000008"/>
            <w:r>
              <w:rPr>
                <w:b/>
                <w:color w:val="000000"/>
                <w:highlight w:val="yellow"/>
                <w:i/>
                <w:bCs/>
                <w:lang w:val="en-AU"/>
              </w:rPr>
              <w:t xml:space="preserve"> Acme Partners Vendale Limited (Registered with the Trade Register in Vendale under no B-00.007) of 1, Example Street, 1000 Vendale, the Duchy of Vendale</w:t>
            </w:r>
            <w:bookmarkEnd w:id="8"/>
            <w:bookmarkEnd w:id="38"/>
          </w:p>
          <w:p w14:paraId="74708399" w:rsidR="00A81AA8">
            <w:pPr>
              <w:pStyle w:val="CMSANTableBodyText"/>
              <w:jc w:val="both"/>
              <w:rPr>
                <w:color w:val="000000"/>
              </w:rPr>
            </w:pPr>
            <w:bookmarkStart w:id="39" w:name="BM_01M3YN227VE9EPKQM7EQJM5CBE"/>
            <w:bookmarkStart w:id="9" w:name="FillChoice00000009"/>
            <w:r>
              <w:rPr>
                <w:b/>
                <w:color w:val="000000"/>
                <w:highlight w:val="yellow"/>
                <w:i/>
                <w:bCs/>
                <w:lang w:val="en-AU"/>
              </w:rPr>
              <w:t xml:space="preserve"> Acme Partners Thornmark Limited, Company registration number 000000-0008, of TM-100 00 Greywick, Thornmark</w:t>
            </w:r>
            <w:bookmarkEnd w:id="9"/>
            <w:bookmarkEnd w:id="39"/>
          </w:p>
          <w:p w14:paraId="1B7581B7" w:rsidR="00A81AA8">
            <w:pPr>
              <w:pStyle w:val="CMSANTableBodyText"/>
              <w:jc w:val="both"/>
              <w:rPr>
                <w:color w:val="000000"/>
              </w:rPr>
            </w:pPr>
            <w:bookmarkStart w:id="40" w:name="BM_01M3YN227VKJWXJTZAZ9K8GNB6"/>
            <w:bookmarkStart w:id="10" w:name="FillChoice00000010"/>
            <w:r>
              <w:rPr>
                <w:b/>
                <w:color w:val="000000"/>
                <w:highlight w:val="yellow"/>
                <w:i/>
                <w:bCs/>
              </w:rPr>
              <w:t xml:space="preserve"> Acme Partners Fjordale Limited, Company registration number 000 000 009, of P.O. Box 1, FJ-0001 Holmgate, Fjordale</w:t>
            </w:r>
            <w:bookmarkEnd w:id="10"/>
            <w:bookmarkEnd w:id="40"/>
          </w:p>
          <w:p w14:paraId="05FE0A26" w:rsidR="00A81AA8">
            <w:pPr>
              <w:pStyle w:val="CMSANTableBodyText"/>
              <w:jc w:val="both"/>
              <w:rPr>
                <w:color w:val="000000"/>
              </w:rPr>
            </w:pPr>
            <w:bookmarkStart w:id="41" w:name="BM_01M3YN227VGHZZM4NSMYYYFK3C"/>
            <w:bookmarkStart w:id="11" w:name="FillChoice00000011"/>
            <w:r>
              <w:rPr>
                <w:b/>
                <w:color w:val="000000"/>
                <w:highlight w:val="yellow"/>
                <w:i/>
                <w:bCs/>
              </w:rPr>
              <w:t xml:space="preserve"> Acme Partners Services Caldoria Limited, 1 Example Street, Sample Park, Office Building 1, floor 1, 1000 Avenhall, Caldoria</w:t>
            </w:r>
            <w:bookmarkEnd w:id="11"/>
            <w:bookmarkEnd w:id="41"/>
          </w:p>
          <w:p w14:paraId="7DD7FDE9" w:rsidR="00A81AA8">
            <w:pPr>
              <w:pStyle w:val="CMSANTableBodyText"/>
              <w:jc w:val="both"/>
              <w:rPr>
                <w:color w:val="000000"/>
              </w:rPr>
            </w:pPr>
            <w:bookmarkStart w:id="42" w:name="BM_01M3YN227VZZPXWYQ85XM5PGPF"/>
            <w:bookmarkStart w:id="12" w:name="FillChoice00000012"/>
            <w:r>
              <w:rPr>
                <w:color w:val="000000"/>
                <w:highlight w:val="yellow"/>
              </w:rPr>
              <w:t xml:space="preserve"> Acme Partners Grenmark Limited, Company registration number 000 000 011, of Example Street 1, GM1 1AA Dunwell</w:t>
            </w:r>
            <w:bookmarkEnd w:id="12"/>
            <w:bookmarkEnd w:id="42"/>
          </w:p>
          <w:p w14:paraId="6234D6FE" w:rsidR="00A81AA8">
            <w:pPr>
              <w:pStyle w:val="CMSANTableBodyText"/>
              <w:jc w:val="both"/>
              <w:rPr>
                <w:color w:val="000000"/>
              </w:rPr>
            </w:pPr>
            <w:bookmarkStart w:id="43" w:name="BM_01M3YN227V4467ZGKASH7GBVN1"/>
            <w:bookmarkStart w:id="13" w:name="FillChoice00000013"/>
            <w:r>
              <w:rPr>
                <w:b/>
                <w:color w:val="000000"/>
                <w:highlight w:val="yellow"/>
                <w:i/>
                <w:bCs/>
              </w:rPr>
              <w:t xml:space="preserve"> Acme Partners Frostvale Limited, company registration number  000000-0012, of Example Street 1, FV1 1AA Snowhaven, Frostvale</w:t>
            </w:r>
            <w:bookmarkEnd w:id="13"/>
            <w:bookmarkEnd w:id="43"/>
          </w:p>
          <w:p w14:paraId="2028B826" w:rsidR="00A81AA8">
            <w:pPr>
              <w:pStyle w:val="CMSANTableBodyText"/>
              <w:jc w:val="both"/>
              <w:rPr>
                <w:color w:val="000000"/>
              </w:rPr>
            </w:pPr>
            <w:bookmarkStart w:id="44" w:name="BM_01M3YN227W3NM3AKBEW8DBTQA6"/>
            <w:bookmarkStart w:id="14" w:name="FillChoice00000014"/>
            <w:r>
              <w:rPr>
                <w:b/>
                <w:color w:val="000000"/>
                <w:highlight w:val="yellow"/>
                <w:i/>
                <w:bCs/>
              </w:rPr>
              <w:t xml:space="preserve"> Compañia Ejemplo de Servicios Norte EJENOR Limited (EJENOR)Tax id number MDA00000013 Tax domicile  C/ Ejemplo, 1 – MD1 1AA Portvale, acting both in its own name and in the name and on behalf of the entities set out in Appendix 1</w:t>
            </w:r>
            <w:bookmarkEnd w:id="14"/>
            <w:bookmarkEnd w:id="44"/>
          </w:p>
          <w:p w14:paraId="552D5688" w:rsidR="00A81AA8">
            <w:pPr>
              <w:pStyle w:val="CMSANTableBodyText"/>
              <w:jc w:val="both"/>
              <w:rPr>
                <w:color w:val="000000"/>
              </w:rPr>
            </w:pPr>
            <w:bookmarkStart w:id="45" w:name="BM_01M3YN227WK01D3FYFJS7JX91G"/>
            <w:bookmarkStart w:id="15" w:name="FillChoice00000015"/>
            <w:r>
              <w:rPr>
                <w:b/>
                <w:color w:val="000000"/>
                <w:highlight w:val="yellow"/>
                <w:i/>
                <w:bCs/>
              </w:rPr>
              <w:t xml:space="preserve"> Ejemplonet LimitedTax id number MDB00000014 Tax domicile Example Avenue, 1 – MD2 2BB (Sundale), acting both in its own name and in the name and on behalf of the entities set out in Appendix 1</w:t>
            </w:r>
            <w:bookmarkEnd w:id="15"/>
            <w:bookmarkEnd w:id="45"/>
          </w:p>
          <w:p w14:paraId="475D793F" w:rsidR="00A81AA8">
            <w:pPr>
              <w:pStyle w:val="CMSANTableBodyText"/>
              <w:jc w:val="both"/>
              <w:rPr>
                <w:color w:val="000000"/>
                <w:lang w:val="es-ES"/>
              </w:rPr>
            </w:pPr>
            <w:bookmarkStart w:id="46" w:name="BM_01M3YN227W3HZ6PZ1ATAVX5G2E"/>
            <w:bookmarkStart w:id="16" w:name="FillChoice00000016"/>
            <w:r>
              <w:rPr>
                <w:b/>
                <w:color w:val="000000"/>
                <w:highlight w:val="yellow"/>
                <w:i/>
                <w:bCs/>
                <w:lang w:val="es-ES"/>
              </w:rPr>
              <w:t xml:space="preserve"> Acme Partners Meridia Limited Tax Id number MDA00000015. Corporate domicile Example Street 1, Planta 1ª, MD3 3CC, Corvinas.</w:t>
            </w:r>
            <w:bookmarkEnd w:id="16"/>
            <w:bookmarkEnd w:id="46"/>
          </w:p>
          <w:p w14:paraId="6801378E" w:rsidR="00A81AA8">
            <w:pPr>
              <w:pStyle w:val="CMSANTableBodyText"/>
              <w:jc w:val="both"/>
              <w:rPr>
                <w:lang w:val="es-ES"/>
              </w:rPr>
            </w:pPr>
            <w:bookmarkStart w:id="47" w:name="BM_01M3YN227WW7756RVE0BFF35BD"/>
            <w:bookmarkStart w:id="17" w:name="FillChoice00000017"/>
            <w:r>
              <w:rPr>
                <w:b/>
                <w:color w:val="000000"/>
                <w:highlight w:val="yellow"/>
                <w:i/>
                <w:bCs/>
                <w:lang w:val="es-ES"/>
              </w:rPr>
              <w:t xml:space="preserve"> Acme Partners Avelon Limited – Example Street 1000-001 Westhaven, Avelon, company number 000000 016</w:t>
            </w:r>
            <w:bookmarkEnd w:id="17"/>
            <w:bookmarkEnd w:id="47"/>
          </w:p>
          <w:p w14:paraId="3D9D13D8" w:rsidR="006E7AD4">
            <w:pPr>
              <w:widowControl w:val="0"/>
              <w:ind w:right="6"/>
              <w:jc w:val="both"/>
              <w:rPr>
                <w:rFonts w:ascii="Arial" w:hAnsi="Arial" w:cs="Arial"/>
                <w:sz w:val="22"/>
                <w:szCs w:val="22"/>
                <w:lang w:val="es-ES" w:eastAsia="en-GB"/>
              </w:rPr>
            </w:pPr>
            <w:bookmarkStart w:id="48" w:name="BM_01M3YN227W4ZJAEYNYG7BCZ8VE"/>
            <w:bookmarkEnd w:id="48"/>
          </w:p>
        </w:tc>
      </w:tr>
      <w:tr w:rsidR="006E7AD4" w:rsidRPr="006E7AD4" w14:paraId="2E6EE047" w14:textId="77777777" w:rsidTr="00682A91">
        <w:tc>
          <w:tcPr>
            <w:tcW w:w="2298" w:type="dxa"/>
          </w:tcPr>
          <w:p w14:paraId="35BDC509" w:rsidR="006E7AD4">
            <w:pPr>
              <w:widowControl w:val="0"/>
              <w:ind w:right="6"/>
              <w:jc w:val="both"/>
              <w:rPr>
                <w:rFonts w:ascii="Arial" w:hAnsi="Arial" w:cs="Arial"/>
                <w:color w:val="000000"/>
                <w:sz w:val="22"/>
                <w:szCs w:val="22"/>
                <w:lang w:val="en-AU" w:eastAsia="en-GB"/>
              </w:rPr>
            </w:pPr>
            <w:bookmarkStart w:id="49" w:name="BM_01M3YN227XCSFX7KYXX6NE8TEV"/>
            <w:r>
              <w:rPr>
                <w:color w:val="000000"/>
                <w:rFonts w:ascii="Arial" w:hAnsi="Arial" w:cs="Arial"/>
                <w:sz w:val="22"/>
                <w:szCs w:val="22"/>
                <w:lang w:val="en-AU" w:eastAsia="en-GB"/>
              </w:rPr>
              <w:lastRenderedPageBreak/>
            </w:r>
            <w:r>
              <w:rPr>
                <w:color w:val="000000"/>
                <w:rFonts w:ascii="Arial" w:hAnsi="Arial" w:cs="Arial"/>
                <w:sz w:val="22"/>
                <w:szCs w:val="22"/>
                <w:lang w:val="en-AU" w:eastAsia="en-GB"/>
              </w:rPr>
              <w:t>Supplier</w:t>
            </w:r>
            <w:bookmarkEnd w:id="49"/>
          </w:p>
        </w:tc>
        <w:tc>
          <w:tcPr>
            <w:tcW w:w="7230" w:type="dxa"/>
          </w:tcPr>
          <w:p w14:paraId="4C3CB98B" w:rsidR="006E7AD4">
            <w:pPr>
              <w:widowControl w:val="0"/>
              <w:ind w:right="6"/>
              <w:jc w:val="both"/>
              <w:rPr>
                <w:rFonts w:ascii="Arial" w:hAnsi="Arial" w:cs="Arial"/>
                <w:b/>
                <w:sz w:val="22"/>
                <w:szCs w:val="22"/>
                <w:lang w:val="en-AU" w:eastAsia="en-GB"/>
              </w:rPr>
            </w:pPr>
            <w:bookmarkStart w:id="50" w:name="BM_01M3YN227XNW3ZVAEB6HET7ST6"/>
            <w:r>
              <w:rPr>
                <w:b/>
                <w:rFonts w:ascii="Arial" w:hAnsi="Arial" w:cs="Arial"/>
                <w:sz w:val="22"/>
                <w:szCs w:val="22"/>
                <w:highlight w:val="green"/>
                <w:lang w:val="en-AU" w:eastAsia="en-GB"/>
              </w:rPr>
              <w:t xml:space="preserve">{{Supplier Legal Description}}</w:t>
            </w:r>
            <w:r>
              <w:rPr>
                <w:b/>
                <w:rFonts w:ascii="Arial" w:hAnsi="Arial" w:cs="Arial"/>
                <w:sz w:val="22"/>
                <w:szCs w:val="22"/>
                <w:lang w:val="en-AU" w:eastAsia="en-GB"/>
              </w:rPr>
              <w:t xml:space="preserve"> </w:t>
            </w:r>
            <w:bookmarkStart w:id="18" w:name="FillChoice00000018"/>
            <w:r>
              <w:rPr>
                <w:b/>
                <w:rFonts w:ascii="Arial" w:hAnsi="Arial" w:cs="Arial"/>
                <w:sz w:val="22"/>
                <w:szCs w:val="22"/>
                <w:highlight w:val="yellow"/>
                <w:lang w:val="en-AU" w:eastAsia="en-GB"/>
              </w:rPr>
              <w:t xml:space="preserve">in its own name and on behalf of its Affiliates</w:t>
            </w:r>
            <w:bookmarkEnd w:id="18"/>
            <w:bookmarkEnd w:id="50"/>
          </w:p>
          <w:p w14:paraId="50A6EA14" w:rsidR="006E7AD4">
            <w:pPr>
              <w:widowControl w:val="0"/>
              <w:ind w:right="6"/>
              <w:jc w:val="both"/>
              <w:rPr>
                <w:rFonts w:ascii="Arial" w:hAnsi="Arial" w:cs="Arial"/>
                <w:b/>
                <w:sz w:val="22"/>
                <w:szCs w:val="22"/>
                <w:lang w:val="en-AU" w:eastAsia="en-GB"/>
              </w:rPr>
            </w:pPr>
            <w:bookmarkStart w:id="51" w:name="BM_01M3YN227X9JTZ0RT5YWVEBMP3"/>
            <w:bookmarkEnd w:id="51"/>
          </w:p>
        </w:tc>
      </w:tr>
      <w:tr w:rsidR="006E7AD4" w:rsidRPr="006E7AD4" w14:paraId="653CD8F1" w14:textId="77777777" w:rsidTr="00682A91">
        <w:tc>
          <w:tcPr>
            <w:tcW w:w="2298" w:type="dxa"/>
          </w:tcPr>
          <w:p w14:paraId="6E9EC38E" w:rsidR="006E7AD4">
            <w:pPr>
              <w:widowControl w:val="0"/>
              <w:ind w:right="6"/>
              <w:jc w:val="both"/>
              <w:rPr>
                <w:rFonts w:ascii="Arial" w:hAnsi="Arial" w:cs="Arial"/>
                <w:color w:val="000000"/>
                <w:sz w:val="22"/>
                <w:szCs w:val="22"/>
                <w:lang w:val="en-AU" w:eastAsia="en-GB"/>
              </w:rPr>
            </w:pPr>
            <w:bookmarkStart w:id="52" w:name="BM_01M3YN227X7YKHXXS3BHZJSY9M"/>
            <w:r>
              <w:rPr>
                <w:color w:val="000000"/>
                <w:rFonts w:ascii="Arial" w:hAnsi="Arial" w:cs="Arial"/>
                <w:sz w:val="22"/>
                <w:szCs w:val="22"/>
                <w:lang w:val="en-AU" w:eastAsia="en-GB"/>
              </w:rPr>
              <w:t xml:space="preserve">Start Date</w:t>
            </w:r>
            <w:bookmarkEnd w:id="52"/>
          </w:p>
        </w:tc>
        <w:tc>
          <w:tcPr>
            <w:tcW w:w="7230" w:type="dxa"/>
          </w:tcPr>
          <w:p w14:paraId="5BC10E87" w:rsidR="006E7AD4">
            <w:pPr>
              <w:widowControl w:val="0"/>
              <w:ind w:left="34" w:right="6"/>
              <w:jc w:val="both"/>
              <w:rPr>
                <w:rFonts w:ascii="Arial" w:hAnsi="Arial" w:cs="Arial"/>
                <w:b/>
                <w:sz w:val="22"/>
                <w:szCs w:val="22"/>
                <w:lang w:val="en-AU" w:eastAsia="en-GB"/>
              </w:rPr>
            </w:pPr>
            <w:bookmarkStart w:id="53" w:name="BM_01M3YN227XQYT1FDHSHVN587NV"/>
            <w:r>
              <w:rPr>
                <w:b/>
                <w:rFonts w:ascii="Arial" w:hAnsi="Arial" w:cs="Arial"/>
                <w:sz w:val="22"/>
                <w:szCs w:val="22"/>
                <w:highlight w:val="green"/>
                <w:lang w:val="en-AU" w:eastAsia="en-GB"/>
              </w:rPr>
              <w:t xml:space="preserve">{{Start Date}}</w:t>
            </w:r>
            <w:bookmarkEnd w:id="53"/>
          </w:p>
          <w:p w14:paraId="18573945" w:rsidR="006E7AD4">
            <w:pPr>
              <w:widowControl w:val="0"/>
              <w:ind w:left="34" w:right="6"/>
              <w:jc w:val="both"/>
              <w:rPr>
                <w:rFonts w:ascii="Arial" w:hAnsi="Arial" w:cs="Arial"/>
                <w:color w:val="000000"/>
                <w:sz w:val="22"/>
                <w:szCs w:val="22"/>
                <w:lang w:val="en-AU" w:eastAsia="en-GB"/>
              </w:rPr>
            </w:pPr>
            <w:bookmarkStart w:id="54" w:name="BM_01M3YN227X8HM9JJB2EB8D913E"/>
            <w:bookmarkEnd w:id="54"/>
          </w:p>
        </w:tc>
      </w:tr>
      <w:tr w:rsidR="006E7AD4" w:rsidRPr="006E7AD4" w14:paraId="3DDACE45" w14:textId="77777777" w:rsidTr="00682A91">
        <w:tc>
          <w:tcPr>
            <w:tcW w:w="2298" w:type="dxa"/>
          </w:tcPr>
          <w:p w14:paraId="6A5B7D53" w:rsidR="006E7AD4">
            <w:pPr>
              <w:widowControl w:val="0"/>
              <w:ind w:right="6"/>
              <w:jc w:val="both"/>
              <w:rPr>
                <w:rFonts w:ascii="Arial" w:hAnsi="Arial" w:cs="Arial"/>
                <w:color w:val="000000"/>
                <w:sz w:val="22"/>
                <w:szCs w:val="22"/>
                <w:lang w:val="en-AU" w:eastAsia="en-GB"/>
              </w:rPr>
            </w:pPr>
            <w:bookmarkStart w:id="55" w:name="BM_01M3YN227YZS5RA21ZTEJPKH6W"/>
            <w:r>
              <w:rPr>
                <w:color w:val="000000"/>
                <w:rFonts w:ascii="Arial" w:hAnsi="Arial" w:cs="Arial"/>
                <w:sz w:val="22"/>
                <w:szCs w:val="22"/>
                <w:lang w:val="en-AU" w:eastAsia="en-GB"/>
              </w:rPr>
              <w:t xml:space="preserve">End Date</w:t>
            </w:r>
            <w:bookmarkEnd w:id="55"/>
          </w:p>
        </w:tc>
        <w:tc>
          <w:tcPr>
            <w:tcW w:w="7230" w:type="dxa"/>
          </w:tcPr>
          <w:p w14:paraId="52E3C8F2" w:rsidR="006E7AD4">
            <w:pPr>
              <w:widowControl w:val="0"/>
              <w:ind w:left="34" w:right="6"/>
              <w:jc w:val="both"/>
              <w:rPr>
                <w:rFonts w:ascii="Arial" w:hAnsi="Arial" w:cs="Arial"/>
                <w:b/>
                <w:sz w:val="22"/>
                <w:szCs w:val="22"/>
                <w:lang w:val="en-AU" w:eastAsia="en-GB"/>
              </w:rPr>
            </w:pPr>
            <w:bookmarkStart w:id="56" w:name="BM_01M3YN227YPWRERS7KJB6GTQKK"/>
            <w:r>
              <w:rPr>
                <w:b/>
                <w:rFonts w:ascii="Arial" w:hAnsi="Arial" w:cs="Arial"/>
                <w:sz w:val="22"/>
                <w:szCs w:val="22"/>
                <w:highlight w:val="green"/>
                <w:lang w:val="en-AU" w:eastAsia="en-GB"/>
              </w:rPr>
              <w:t xml:space="preserve">{{End Date}}</w:t>
            </w:r>
            <w:bookmarkEnd w:id="56"/>
          </w:p>
          <w:p w14:paraId="07A0C60E" w:rsidR="006E7AD4">
            <w:pPr>
              <w:widowControl w:val="0"/>
              <w:ind w:left="34" w:right="6"/>
              <w:jc w:val="both"/>
              <w:rPr>
                <w:rFonts w:ascii="Arial" w:hAnsi="Arial" w:cs="Arial"/>
                <w:color w:val="000000"/>
                <w:sz w:val="22"/>
                <w:szCs w:val="22"/>
                <w:lang w:val="en-AU" w:eastAsia="en-GB"/>
              </w:rPr>
            </w:pPr>
            <w:bookmarkStart w:id="57" w:name="BM_01M3YN227YMF2PP7C44HZSAB43"/>
            <w:bookmarkEnd w:id="57"/>
          </w:p>
        </w:tc>
      </w:tr>
      <w:tr w:rsidR="006E7AD4" w:rsidRPr="00957ABD" w14:paraId="00CB28B7" w14:textId="77777777" w:rsidTr="00682A91">
        <w:tc>
          <w:tcPr>
            <w:tcW w:w="2298" w:type="dxa"/>
          </w:tcPr>
          <w:p w14:paraId="0E27F5FA" w:rsidR="006E7AD4">
            <w:pPr>
              <w:widowControl w:val="0"/>
              <w:ind w:right="6"/>
              <w:jc w:val="both"/>
              <w:rPr>
                <w:rFonts w:ascii="Arial" w:hAnsi="Arial" w:cs="Arial"/>
                <w:color w:val="000000"/>
                <w:sz w:val="22"/>
                <w:szCs w:val="22"/>
                <w:lang w:val="en-AU"/>
              </w:rPr>
            </w:pPr>
            <w:bookmarkStart w:id="58" w:name="BM_01M3YN227YZ094J1FEEQHH6RA5"/>
            <w:r>
              <w:rPr>
                <w:color w:val="000000"/>
                <w:rFonts w:ascii="Arial" w:hAnsi="Arial" w:cs="Arial"/>
                <w:sz w:val="22"/>
                <w:szCs w:val="22"/>
                <w:lang w:val="en-AU"/>
              </w:rPr>
              <w:t xml:space="preserve">Invoice Address</w:t>
            </w:r>
            <w:bookmarkEnd w:id="58"/>
          </w:p>
        </w:tc>
        <w:tc>
          <w:tcPr>
            <w:tcW w:w="7230" w:type="dxa"/>
          </w:tcPr>
          <w:p w14:paraId="2E14212F" w:rsidR="006E7AD4">
            <w:pPr>
              <w:spacing w:before="120" w:after="120"/>
              <w:ind w:right="6"/>
              <w:rPr>
                <w:rFonts w:ascii="Arial" w:hAnsi="Arial" w:cs="Arial"/>
                <w:b/>
                <w:sz w:val="22"/>
                <w:szCs w:val="22"/>
                <w:lang w:val="en-AU"/>
              </w:rPr>
            </w:pPr>
            <w:bookmarkStart w:id="59" w:name="BM_01M3YN227Y2059A3GX3R48GDX2"/>
            <w:r>
              <w:rPr>
                <w:b/>
                <w:rFonts w:ascii="Arial" w:hAnsi="Arial" w:cs="Arial"/>
                <w:sz w:val="22"/>
                <w:szCs w:val="22"/>
                <w:lang w:val="en-AU"/>
              </w:rPr>
              <w:t xml:space="preserve">As detailed on applicable Purchase Orders.</w:t>
            </w:r>
            <w:bookmarkEnd w:id="59"/>
          </w:p>
          <w:p w14:paraId="5549C5BD" w:rsidR="006E7AD4">
            <w:pPr>
              <w:spacing w:before="120" w:after="120"/>
              <w:ind w:right="6"/>
              <w:jc w:val="both"/>
              <w:rPr>
                <w:rFonts w:ascii="Arial" w:hAnsi="Arial" w:cs="Arial"/>
                <w:sz w:val="22"/>
                <w:szCs w:val="22"/>
                <w:lang w:val="en-AU"/>
              </w:rPr>
            </w:pPr>
            <w:bookmarkStart w:id="60" w:name="BM_01M3YN227YXQ8M3082NGRH76YK"/>
            <w:r>
              <w:rPr>
                <w:rFonts w:ascii="Arial" w:hAnsi="Arial" w:cs="Arial"/>
                <w:sz w:val="22"/>
                <w:szCs w:val="22"/>
                <w:lang w:val="en-AU"/>
              </w:rPr>
              <w:t xml:space="preserve">ACME will inform the Supplier of the format in which Invoices must be sent</w:t>
            </w:r>
            <w:bookmarkEnd w:id="60"/>
          </w:p>
          <w:p w14:paraId="0A33D04F" w:rsidR="006E7AD4">
            <w:pPr>
              <w:spacing w:before="120" w:after="120"/>
              <w:ind w:right="6"/>
              <w:jc w:val="both"/>
              <w:rPr>
                <w:rFonts w:ascii="Arial" w:hAnsi="Arial" w:cs="Arial"/>
                <w:sz w:val="22"/>
                <w:szCs w:val="22"/>
                <w:lang w:val="en-AU"/>
              </w:rPr>
            </w:pPr>
            <w:bookmarkStart w:id="61" w:name="BM_01M3YN227YV6S99185KXX55S7B"/>
            <w:r>
              <w:rPr>
                <w:rFonts w:ascii="Arial" w:hAnsi="Arial" w:cs="Arial"/>
                <w:sz w:val="22"/>
                <w:szCs w:val="22"/>
                <w:lang w:val="en-AU"/>
              </w:rPr>
              <w:t xml:space="preserve">Invoices must quote a PO number. If this information is missing, it may lead to a delay in payment.</w:t>
            </w:r>
            <w:bookmarkEnd w:id="61"/>
          </w:p>
        </w:tc>
      </w:tr>
    </w:tbl>
    <w:p w14:paraId="0CE5A8EF" w:rsidR="006E7AD4">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62" w:name="BM_01M3YN227ZBT14M40P7CBSWP68"/>
      <w:bookmarkEnd w:id="62"/>
    </w:p>
    <w:p w14:paraId="3583B951" w:rsidR="007420FA">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rPr>
      </w:pPr>
      <w:bookmarkStart w:id="63" w:name="BM_01M3YN227Z43V4EHM8TNYQQYYN"/>
      <w:r>
        <w:rPr>
          <w:rFonts w:ascii="Arial" w:hAnsi="Arial" w:cs="Arial"/>
          <w:sz w:val="20"/>
          <w:szCs w:val="20"/>
        </w:rPr>
        <w:t xml:space="preserve">ACME and the Supplier will conduct business from the Start Date to the End Date and for any periods of extension or continued performance by the parties (the ‘Term’) in relation to the purchase and sale of the </w:t>
      </w:r>
      <w:r>
        <w:rPr>
          <w:rFonts w:ascii="Arial" w:hAnsi="Arial" w:cs="Arial"/>
          <w:sz w:val="20"/>
          <w:szCs w:val="20"/>
          <w:highlight w:val="green"/>
        </w:rPr>
        <w:t xml:space="preserve">{{Contract Scope}}</w:t>
      </w:r>
      <w:r>
        <w:rPr>
          <w:rFonts w:ascii="Arial" w:hAnsi="Arial" w:cs="Arial"/>
          <w:sz w:val="20"/>
          <w:szCs w:val="20"/>
        </w:rPr>
        <w:t xml:space="preserve"> as detailed at Schedule 1 (the “</w:t>
      </w:r>
      <w:r>
        <w:rPr>
          <w:rFonts w:ascii="Arial" w:hAnsi="Arial" w:cs="Arial"/>
          <w:sz w:val="20"/>
          <w:szCs w:val="20"/>
          <w:highlight w:val="green"/>
        </w:rPr>
        <w:t xml:space="preserve">{{Contract Scope}}</w:t>
      </w:r>
      <w:r>
        <w:rPr>
          <w:rFonts w:ascii="Arial" w:hAnsi="Arial" w:cs="Arial"/>
          <w:sz w:val="20"/>
          <w:szCs w:val="20"/>
        </w:rPr>
        <w:t xml:space="preserve">”) and in accordance with this agreement and ACME’s Conditions of Purchase which can be found at https://www.example.com/terms-of-purchase/  (the “Agreement”). </w:t>
      </w:r>
      <w:bookmarkEnd w:id="63"/>
    </w:p>
    <w:p w14:paraId="19693A23" w:rsidR="00E4094D">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s>
        <w:jc w:val="both"/>
        <w:rPr>
          <w:rFonts w:ascii="Arial" w:hAnsi="Arial" w:cs="Arial"/>
          <w:sz w:val="20"/>
          <w:szCs w:val="20"/>
          <w:lang w:val="en-US"/>
        </w:rPr>
      </w:pPr>
      <w:bookmarkStart w:id="64" w:name="BM_01M3YN227ZFJSFJYS1TE3KC5DM"/>
      <w:bookmarkEnd w:id="64"/>
    </w:p>
    <w:p w14:paraId="74E7FECB" w:rsidR="00326C6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
          <w:color w:val="000000"/>
          <w:sz w:val="20"/>
          <w:szCs w:val="20"/>
        </w:rPr>
      </w:pPr>
      <w:bookmarkStart w:id="65" w:name="BM_01M3YN227ZTPHGS9A79SSHQD76"/>
      <w:r>
        <w:rPr>
          <w:b/>
          <w:color w:val="000000"/>
          <w:rFonts w:ascii="Arial" w:hAnsi="Arial" w:cs="Arial"/>
          <w:sz w:val="20"/>
          <w:szCs w:val="20"/>
        </w:rPr>
        <w:t>Term</w:t>
      </w:r>
      <w:bookmarkEnd w:id="65"/>
    </w:p>
    <w:p w14:paraId="0326A6CA" w:rsidR="00326C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left="567" w:right="144"/>
        <w:jc w:val="both"/>
        <w:rPr>
          <w:rFonts w:ascii="Arial" w:hAnsi="Arial" w:cs="Arial"/>
          <w:color w:val="000000"/>
          <w:sz w:val="20"/>
          <w:szCs w:val="20"/>
        </w:rPr>
      </w:pPr>
      <w:bookmarkStart w:id="66" w:name="BM_01M3YN227Z8KK51AXZWT1N4EBM"/>
      <w:r>
        <w:rPr>
          <w:color w:val="000000"/>
          <w:rFonts w:ascii="Arial" w:hAnsi="Arial" w:cs="Arial"/>
          <w:sz w:val="20"/>
          <w:szCs w:val="20"/>
        </w:rPr>
        <w:t xml:space="preserve">This Agreement will govern the parties relationship for a period from the Start Date to the End</w:t>
      </w:r>
      <w:r>
        <w:rPr>
          <w:color w:val="000000"/>
          <w:rFonts w:ascii="Arial" w:hAnsi="Arial" w:cs="Arial"/>
          <w:sz w:val="20"/>
          <w:szCs w:val="20"/>
          <w:i/>
        </w:rPr>
        <w:t xml:space="preserve"> </w:t>
      </w:r>
      <w:r>
        <w:rPr>
          <w:color w:val="000000"/>
          <w:rFonts w:ascii="Arial" w:hAnsi="Arial" w:cs="Arial"/>
          <w:sz w:val="20"/>
          <w:szCs w:val="20"/>
        </w:rPr>
        <w:t xml:space="preserve">(the ‘Term’).  </w:t>
      </w:r>
      <w:r>
        <w:rPr>
          <w:rFonts w:ascii="Arial" w:hAnsi="Arial" w:cs="Arial"/>
          <w:sz w:val="20"/>
          <w:szCs w:val="20"/>
        </w:rPr>
        <w:t xml:space="preserve">ACME may terminate this Agreement or relevant Purchase Order with immediate effect at any time during the Term by notice in writing. ACME will not be responsible to the Supplier for any costs, loss or damage which the Supplier may suffer as a result of the termination.</w:t>
      </w:r>
      <w:r>
        <w:rPr>
          <w:color w:val="000000"/>
          <w:rFonts w:ascii="Arial" w:hAnsi="Arial" w:cs="Arial"/>
          <w:sz w:val="20"/>
          <w:szCs w:val="20"/>
        </w:rPr>
        <w:t xml:space="preserve"> </w:t>
      </w:r>
      <w:r>
        <w:rPr>
          <w:rFonts w:ascii="Arial" w:hAnsi="Arial" w:cs="Arial"/>
          <w:sz w:val="20"/>
          <w:szCs w:val="20"/>
        </w:rPr>
        <w:t xml:space="preserve">If the Supplier commits a material breach or fails to rectify a non material breach within 7 days of becoming aware of such breach, ACME may terminate this Agreement or relevant Purchase Order with immediate effect at any time during the Term by notice in writing. ACME will not be responsible to the Supplier for any costs, loss or damage which the Supplier may suffer as a result of the termination.</w:t>
      </w:r>
      <w:bookmarkEnd w:id="66"/>
    </w:p>
    <w:p w14:paraId="7CD93C5D" w:rsidR="00326C6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b/>
          <w:color w:val="000000"/>
          <w:sz w:val="20"/>
          <w:szCs w:val="20"/>
        </w:rPr>
      </w:pPr>
      <w:bookmarkStart w:id="67" w:name="BM_01M3YN227ZW3Y02AA0BC8PWK10"/>
      <w:r>
        <w:rPr>
          <w:b/>
          <w:color w:val="000000"/>
          <w:rFonts w:ascii="Arial" w:hAnsi="Arial" w:cs="Arial"/>
          <w:sz w:val="20"/>
          <w:szCs w:val="20"/>
          <w:bCs/>
        </w:rPr>
        <w:t>Volume</w:t>
      </w:r>
      <w:bookmarkEnd w:id="67"/>
    </w:p>
    <w:p w14:paraId="34EDC9B4" w:rsidR="00326C63">
      <w:pPr>
        <w:numPr>
          <w:ilvl w:val="1"/>
          <w:numId w:val="5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bookmarkStart w:id="68" w:name="BM_01M3YN2280ZFE54F5XMJV5N3BS"/>
      <w:r>
        <w:rPr>
          <w:color w:val="000000"/>
          <w:rFonts w:ascii="Arial" w:hAnsi="Arial" w:cs="Arial"/>
          <w:sz w:val="20"/>
          <w:szCs w:val="20"/>
        </w:rPr>
        <w:t xml:space="preserve">ACME’s estimated requirement of </w:t>
      </w:r>
      <w:r>
        <w:rPr>
          <w:color w:val="000000"/>
          <w:rFonts w:ascii="Arial" w:hAnsi="Arial" w:cs="Arial"/>
          <w:sz w:val="20"/>
          <w:szCs w:val="20"/>
          <w:highlight w:val="green"/>
        </w:rPr>
        <w:t xml:space="preserve">{{Contract Scope}}</w:t>
      </w:r>
      <w:r>
        <w:rPr>
          <w:color w:val="000000"/>
          <w:rFonts w:ascii="Arial" w:hAnsi="Arial" w:cs="Arial"/>
          <w:sz w:val="20"/>
          <w:szCs w:val="20"/>
        </w:rPr>
        <w:t xml:space="preserve"> is </w:t>
      </w:r>
      <w:r>
        <w:rPr>
          <w:color w:val="000000"/>
          <w:rFonts w:ascii="Arial" w:hAnsi="Arial" w:cs="Arial"/>
          <w:sz w:val="20"/>
          <w:szCs w:val="20"/>
          <w:highlight w:val="green"/>
        </w:rPr>
        <w:t xml:space="preserve">{{Estimated Volume}}</w:t>
      </w:r>
      <w:r>
        <w:rPr>
          <w:color w:val="000000"/>
          <w:rFonts w:ascii="Arial" w:hAnsi="Arial" w:cs="Arial"/>
          <w:sz w:val="20"/>
          <w:szCs w:val="20"/>
        </w:rPr>
        <w:t xml:space="preserve">.  </w:t>
      </w:r>
      <w:bookmarkEnd w:id="68"/>
    </w:p>
    <w:p w14:paraId="215FC9FF" w:rsidR="00326C63">
      <w:pPr>
        <w:numPr>
          <w:ilvl w:val="1"/>
          <w:numId w:val="52"/>
        </w:numPr>
        <w:tabs>
          <w:tab w:val="clear" w:pos="1137"/>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jc w:val="both"/>
        <w:rPr>
          <w:rFonts w:ascii="Arial" w:hAnsi="Arial" w:cs="Arial"/>
          <w:color w:val="000000"/>
          <w:sz w:val="20"/>
          <w:szCs w:val="20"/>
        </w:rPr>
      </w:pPr>
      <w:bookmarkStart w:id="69" w:name="BM_01M3YN2280470311SMX3CFRZ1X"/>
      <w:r>
        <w:rPr>
          <w:rFonts w:ascii="Arial" w:hAnsi="Arial" w:cs="Arial"/>
          <w:sz w:val="20"/>
          <w:szCs w:val="20"/>
        </w:rPr>
        <w:t xml:space="preserve">Any estimated volume requirement is based on ACME’s forecasts only and represents no obligation by ACME to purchase a certain volume of </w:t>
      </w:r>
      <w:r>
        <w:rPr>
          <w:rFonts w:ascii="Arial" w:hAnsi="Arial" w:cs="Arial"/>
          <w:sz w:val="20"/>
          <w:szCs w:val="20"/>
          <w:highlight w:val="green"/>
        </w:rPr>
        <w:t xml:space="preserve">{{Contract Scope}}</w:t>
      </w:r>
      <w:r>
        <w:rPr>
          <w:rFonts w:ascii="Arial" w:hAnsi="Arial" w:cs="Arial"/>
          <w:sz w:val="20"/>
          <w:szCs w:val="20"/>
        </w:rPr>
        <w:t xml:space="preserve"> or any particular </w:t>
      </w:r>
      <w:r>
        <w:rPr>
          <w:rFonts w:ascii="Arial" w:hAnsi="Arial" w:cs="Arial"/>
          <w:sz w:val="20"/>
          <w:szCs w:val="20"/>
          <w:highlight w:val="green"/>
        </w:rPr>
        <w:t xml:space="preserve">{{Contract Scope}}</w:t>
      </w:r>
      <w:r>
        <w:rPr>
          <w:rFonts w:ascii="Arial" w:hAnsi="Arial" w:cs="Arial"/>
          <w:sz w:val="20"/>
          <w:szCs w:val="20"/>
        </w:rPr>
        <w:t xml:space="preserve"> from the Supplier.</w:t>
      </w:r>
      <w:bookmarkEnd w:id="69"/>
    </w:p>
    <w:p w14:paraId="478C9CC8" w:rsidR="00D822CF">
      <w:pPr>
        <w:ind w:left="1138"/>
        <w:jc w:val="both"/>
        <w:rPr>
          <w:rFonts w:ascii="Arial" w:hAnsi="Arial" w:cs="Arial"/>
          <w:bCs/>
          <w:sz w:val="20"/>
          <w:szCs w:val="20"/>
        </w:rPr>
      </w:pPr>
      <w:bookmarkStart w:id="70" w:name="BM_01M3YN2280J49EZY2SV8GW66FA"/>
      <w:bookmarkStart w:id="19" w:name="FillChoice00000019"/>
      <w:bookmarkEnd w:id="19"/>
      <w:bookmarkStart w:id="20" w:name="FillChoice00000020"/>
      <w:bookmarkEnd w:id="20"/>
      <w:bookmarkStart w:id="21" w:name="FillChoice00000021"/>
      <w:bookmarkEnd w:id="21"/>
      <w:bookmarkStart w:id="22" w:name="FillChoice00000022"/>
      <w:bookmarkEnd w:id="22"/>
      <w:bookmarkEnd w:id="70"/>
    </w:p>
    <w:p w14:paraId="48BE1983" w:rsidR="00D822CF">
      <w:pPr>
        <w:ind w:left="1134"/>
        <w:rPr>
          <w:rFonts w:ascii="Arial" w:hAnsi="Arial" w:cs="Arial"/>
          <w:b/>
          <w:sz w:val="20"/>
          <w:szCs w:val="20"/>
        </w:rPr>
      </w:pPr>
      <w:bookmarkStart w:id="71" w:name="BM_01M3YN2280H3XQC8SKT9JW88G8"/>
      <w:bookmarkEnd w:id="71"/>
    </w:p>
    <w:p w14:paraId="24FCA68C" w:rsidR="00326C63">
      <w:pPr>
        <w:rPr>
          <w:rFonts w:ascii="Verdana" w:hAnsi="Verdana" w:cs="Arial"/>
          <w:sz w:val="20"/>
          <w:szCs w:val="20"/>
        </w:rPr>
      </w:pPr>
      <w:bookmarkStart w:id="72" w:name="BM_01M3YN2280J115PGP903VTC92Z"/>
      <w:bookmarkEnd w:id="72"/>
    </w:p>
    <w:p w14:paraId="0B8DFC0A" w:rsidR="00326C63">
      <w:pPr>
        <w:numPr>
          <w:ilvl w:val="1"/>
          <w:numId w:val="2"/>
        </w:num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ind w:right="144"/>
        <w:jc w:val="both"/>
        <w:rPr>
          <w:rFonts w:ascii="Arial" w:hAnsi="Arial" w:cs="Arial"/>
          <w:bCs/>
          <w:color w:val="000000"/>
          <w:sz w:val="20"/>
          <w:szCs w:val="20"/>
        </w:rPr>
      </w:pPr>
      <w:bookmarkStart w:id="73" w:name="BM_01M3YN22814XWY9W9V8XVP9241"/>
      <w:r>
        <w:rPr>
          <w:color w:val="000000"/>
          <w:rFonts w:ascii="Arial" w:hAnsi="Arial" w:cs="Arial"/>
          <w:sz w:val="20"/>
          <w:szCs w:val="20"/>
          <w:snapToGrid w:val="0"/>
        </w:rPr>
        <w:t xml:space="preserve">ACME will pay </w:t>
      </w:r>
      <w:r>
        <w:rPr>
          <w:rFonts w:ascii="Arial" w:hAnsi="Arial" w:cs="Arial"/>
          <w:sz w:val="20"/>
          <w:szCs w:val="20"/>
          <w:bCs/>
        </w:rPr>
        <w:t xml:space="preserve">the Supplier</w:t>
      </w:r>
      <w:r>
        <w:rPr>
          <w:color w:val="000000"/>
          <w:rFonts w:ascii="Arial" w:hAnsi="Arial" w:cs="Arial"/>
          <w:sz w:val="20"/>
          <w:szCs w:val="20"/>
          <w:snapToGrid w:val="0"/>
        </w:rPr>
        <w:t xml:space="preserve"> by wire transfer, unless ACME agrees in writing to pay </w:t>
      </w:r>
      <w:r>
        <w:rPr>
          <w:rFonts w:ascii="Arial" w:hAnsi="Arial" w:cs="Arial"/>
          <w:sz w:val="20"/>
          <w:szCs w:val="20"/>
          <w:bCs/>
        </w:rPr>
        <w:t xml:space="preserve">the Supplier</w:t>
      </w:r>
      <w:r>
        <w:rPr>
          <w:color w:val="000000"/>
          <w:rFonts w:ascii="Arial" w:hAnsi="Arial" w:cs="Arial"/>
          <w:sz w:val="20"/>
          <w:szCs w:val="20"/>
          <w:snapToGrid w:val="0"/>
        </w:rPr>
        <w:t xml:space="preserve"> in a different way. </w:t>
      </w:r>
      <w:r>
        <w:rPr>
          <w:rFonts w:ascii="Arial" w:hAnsi="Arial" w:cs="Arial"/>
          <w:sz w:val="20"/>
          <w:szCs w:val="20"/>
          <w:bCs/>
        </w:rPr>
        <w:t xml:space="preserve">The Supplier</w:t>
      </w:r>
      <w:r>
        <w:rPr>
          <w:color w:val="000000"/>
          <w:rFonts w:ascii="Arial" w:hAnsi="Arial" w:cs="Arial"/>
          <w:sz w:val="20"/>
          <w:szCs w:val="20"/>
          <w:snapToGrid w:val="0"/>
        </w:rPr>
        <w:t xml:space="preserve"> will supply ACME with their bank account details when requested by ACME.</w:t>
      </w:r>
      <w:bookmarkEnd w:id="73"/>
    </w:p>
    <w:p w14:paraId="610AC16E" w:rsidR="00D035E2">
      <w:pPr>
        <w:pStyle w:val="Body"/>
        <w:numPr>
          <w:ilvl w:val="0"/>
          <w:numId w:val="2"/>
        </w:numPr>
        <w:spacing w:after="200" w:line="240" w:lineRule="auto"/>
        <w:rPr>
          <w:rFonts w:cs="Arial"/>
          <w:b/>
          <w:del w:id="2099137954" w:author="Jane Doe" w:authorEmail="jane.doe@example.com" w:date="2026-10-05T12:33:28.084Z" w:rsidDel="00000001"/>
        </w:rPr>
      </w:pPr>
      <w:bookmarkStart w:id="74" w:name="BM_01M3YN2281FTABJK9AF50QJEYQ"/>
      <w:del w:id="2099137953" w:author="Jane Doe" w:authorEmail="jane.doe@example.com" w:date="2026-10-05T12:33:28.084Z" w:rsidDel="1DD4604A">
        <w:r>
          <w:rPr>
            <w:b/>
            <w:rFonts w:cs="Arial"/>
          </w:rPr>
          <w:delText>Scope</w:delText>
        </w:r>
      </w:del>
      <w:bookmarkEnd w:id="74"/>
    </w:p>
    <w:p w14:paraId="74AB82D5" w:rsidR="00D035E2">
      <w:pPr>
        <w:pStyle w:val="Body"/>
        <w:numPr>
          <w:ilvl w:val="1"/>
          <w:numId w:val="2"/>
        </w:numPr>
        <w:spacing w:after="200"/>
        <w:rPr>
          <w:rFonts w:cs="Arial"/>
          <w:del w:id="2099137957" w:author="Jane Doe" w:authorEmail="jane.doe@example.com" w:date="2026-10-05T12:33:28.084Z" w:rsidDel="00000002"/>
        </w:rPr>
      </w:pPr>
      <w:bookmarkStart w:id="75" w:name="BM_01M3YN2281F16DATK2M7Z6G01A"/>
      <w:del w:id="2099137956" w:author="Jane Doe" w:authorEmail="jane.doe@example.com" w:date="2026-10-05T12:33:28.084Z" w:rsidDel="1DD4604A">
        <w:r>
          <w:rPr>
            <w:rFonts w:cs="Arial"/>
          </w:rPr>
          <w:delText xml:space="preserve">Only the provisions of this Agreement and Schedule 1 – </w:delText>
        </w:r>
      </w:del>
      <w:del w:id="2099137956" w:author="Jane Doe" w:authorEmail="jane.doe@example.com" w:date="2026-10-05T12:33:28.084Z" w:rsidDel="1DD4604A">
        <w:r>
          <w:rPr>
            <w:rFonts w:cs="Arial"/>
            <w:highlight w:val="green"/>
          </w:rPr>
          <w:delText>{{Contract Scope}}</w:delText>
        </w:r>
      </w:del>
      <w:del w:id="2099137956" w:author="Jane Doe" w:authorEmail="jane.doe@example.com" w:date="2026-10-05T12:33:28.084Z" w:rsidDel="1DD4604A">
        <w:r>
          <w:rPr>
            <w:rFonts w:cs="Arial"/>
          </w:rPr>
          <w:delText xml:space="preserve"> and Price and ACME’s Conditions of Purchase which can be found at https://www.example.com/terms-of-purchase/ shall govern the purchase and the sale of the </w:delText>
        </w:r>
      </w:del>
      <w:del w:id="2099137956" w:author="Jane Doe" w:authorEmail="jane.doe@example.com" w:date="2026-10-05T12:33:28.084Z" w:rsidDel="1DD4604A">
        <w:r>
          <w:rPr>
            <w:rFonts w:cs="Arial"/>
            <w:highlight w:val="green"/>
          </w:rPr>
          <w:delText>{{Contract Scope}}</w:delText>
        </w:r>
      </w:del>
      <w:bookmarkEnd w:id="75"/>
    </w:p>
    <w:p w14:paraId="72C71877" w:rsidR="00D035E2">
      <w:pPr>
        <w:pStyle w:val="Body"/>
        <w:spacing w:after="200" w:line="240" w:lineRule="auto"/>
        <w:rPr>
          <w:rFonts w:cs="Arial"/>
          <w:del w:id="2099137960" w:author="Jane Doe" w:authorEmail="jane.doe@example.com" w:date="2026-10-05T12:33:28.084Z" w:rsidDel="00000003"/>
          <w:del w:id="2099137974" w:author="Jane Doe" w:authorEmail="jane.doe@example.com" w:date="2026-10-05T12:35:11.123Z" w:rsidDel="00000004"/>
        </w:rPr>
      </w:pPr>
      <w:bookmarkStart w:id="76" w:name="BM_01M3YN2282Q2QRZ4E1KWTZFWV9"/>
      <w:del w:id="2099137959" w:author="Jane Doe" w:authorEmail="jane.doe@example.com" w:date="2026-10-05T12:33:28.084Z" w:rsidDel="1DD4604A">
        <w:r>
          <w:rPr>
            <w:rFonts w:cs="Arial"/>
            <w:bCs/>
          </w:rPr>
          <w:delText xml:space="preserve">The Supplier’s general or standard sales conditions will not apply to the sale and purchase of the </w:delText>
        </w:r>
      </w:del>
      <w:del w:id="2099137959" w:author="Jane Doe" w:authorEmail="jane.doe@example.com" w:date="2026-10-05T12:33:28.084Z" w:rsidDel="1DD4604A">
        <w:r>
          <w:rPr>
            <w:rFonts w:cs="Arial"/>
            <w:highlight w:val="green"/>
            <w:bCs/>
          </w:rPr>
          <w:delText>{{Contract Scope}}</w:delText>
        </w:r>
      </w:del>
      <w:ins w:id="2099138257" w:author="Corran Support" w:authorEmail="support@example.com" w:date="2026-10-05T15:59:17.999Z" w:rsidR="F0D03B61">
        <w:r>
          <w:rPr>
            <w:rFonts w:cs="Arial"/>
            <w:highlight w:val="green"/>
            <w:bCs/>
          </w:rPr>
          <w:t xml:space="preserve"> </w:t>
        </w:r>
      </w:ins>
      <w:bookmarkEnd w:id="76"/>
    </w:p>
    <w:p w14:paraId="5B028D6E" w:rsidR="0041006C">
      <w:pPr>
        <w:spacing w:after="200"/>
        <w:jc w:val="both"/>
        <w:rPr>
          <w:rFonts w:ascii="Arial" w:hAnsi="Arial" w:cs="Arial"/>
          <w:b/>
          <w:sz w:val="20"/>
        </w:rPr>
        <w:pPrChange w:id="2099137973" w:author="Jane Doe" w:date="2026-10-05T12:35:10.486Z">
          <w:pPr>
            <w:numPr>
              <w:ilvl w:val="0"/>
              <w:numId w:val="2"/>
            </w:numPr>
            <w:spacing w:after="200"/>
            <w:jc w:val="both"/>
          </w:pPr>
        </w:pPrChange>
      </w:pPr>
      <w:bookmarkStart w:id="77" w:name="BM_01M3YN2282P27R91A2ASE41XHY"/>
      <w:r>
        <w:rPr>
          <w:b/>
          <w:rFonts w:ascii="Arial" w:hAnsi="Arial" w:cs="Arial"/>
          <w:sz w:val="20"/>
          <w:szCs w:val="20"/>
        </w:rPr>
        <w:t>C</w:t>
      </w:r>
      <w:r>
        <w:rPr>
          <w:b/>
          <w:rFonts w:ascii="Arial" w:hAnsi="Arial" w:cs="Arial"/>
          <w:sz w:val="20"/>
          <w:szCs w:val="20"/>
        </w:rPr>
        <w:t>on</w:t>
      </w:r>
      <w:r>
        <w:rPr>
          <w:b/>
          <w:rFonts w:ascii="Arial" w:hAnsi="Arial" w:cs="Arial"/>
          <w:sz w:val="20"/>
          <w:szCs w:val="20"/>
        </w:rPr>
        <w:t>fidentiality</w:t>
      </w:r>
      <w:bookmarkEnd w:id="77"/>
    </w:p>
    <w:p w14:paraId="0BF8AD13" w:rsidR="0041006C">
      <w:pPr>
        <w:numPr>
          <w:ilvl w:val="1"/>
          <w:numId w:val="2"/>
        </w:numPr>
        <w:spacing w:after="200"/>
        <w:jc w:val="both"/>
        <w:rPr>
          <w:rFonts w:ascii="Arial" w:hAnsi="Arial" w:cs="Arial"/>
          <w:sz w:val="20"/>
        </w:rPr>
      </w:pPr>
      <w:bookmarkStart w:id="78" w:name="BM_01M3YN22823QE0CVB9YVJZSWTX"/>
      <w:del w:id="2099137978" w:author="Jane Doe" w:authorEmail="jane.doe@example.com" w:date="2026-10-05T12:35:22.918Z" w:rsidDel="3FC1967F">
        <w:r>
          <w:rPr>
            <w:rFonts w:ascii="Arial" w:hAnsi="Arial" w:cs="Arial"/>
            <w:sz w:val="20"/>
            <w:szCs w:val="20"/>
          </w:rPr>
          <w:delText>ACME and Supplier will keep this Agreement and all documents and information relating to this Agreement</w:delText>
        </w:r>
      </w:del>
      <w:r>
        <w:rPr>
          <w:rFonts w:ascii="Arial" w:hAnsi="Arial" w:cs="Arial"/>
          <w:sz w:val="20"/>
          <w:szCs w:val="20"/>
        </w:rPr>
        <w:t xml:space="preserve"> as well as the discussions and negotiations related to the Agreement in strict confidence.</w:t>
      </w:r>
      <w:bookmarkEnd w:id="78"/>
    </w:p>
    <w:p w14:paraId="5E146BE5" w:rsidR="0041006C">
      <w:pPr>
        <w:pStyle w:val="Body"/>
        <w:numPr>
          <w:ilvl w:val="0"/>
          <w:numId w:val="2"/>
        </w:numPr>
        <w:spacing w:after="200" w:line="240" w:lineRule="auto"/>
        <w:rPr>
          <w:rFonts w:cs="Arial"/>
          <w:b/>
        </w:rPr>
      </w:pPr>
      <w:bookmarkStart w:id="79" w:name="BM_01M3YN2282DMJRWPHBV3BF2Q2V"/>
      <w:r>
        <w:rPr>
          <w:b/>
          <w:rFonts w:cs="Arial"/>
        </w:rPr>
        <w:t xml:space="preserve">Governing Law &amp; Jurisdiction</w:t>
      </w:r>
      <w:bookmarkEnd w:id="79"/>
    </w:p>
    <w:p w14:paraId="507C20A8" w:rsidR="00326C63">
      <w:pPr>
        <w:pStyle w:val="Body"/>
        <w:numPr>
          <w:ilvl w:val="1"/>
          <w:numId w:val="2"/>
        </w:numPr>
        <w:spacing w:after="200"/>
        <w:rPr>
          <w:rFonts w:cs="Arial"/>
        </w:rPr>
      </w:pPr>
      <w:bookmarkStart w:id="80" w:name="BM_01M3YN2282GMBDHZWG4YQ53XPJ"/>
      <w:r>
        <w:rPr>
          <w:rFonts w:cs="Arial"/>
        </w:rPr>
        <w:t xml:space="preserve">Any rights or obligations arising from this Agreement shall be governed by the laws of </w:t>
      </w:r>
      <w:r>
        <w:rPr>
          <w:rFonts w:cs="Arial"/>
          <w:highlight w:val="green"/>
        </w:rPr>
        <w:t xml:space="preserve">Westmark and Wales</w:t>
      </w:r>
      <w:r>
        <w:rPr>
          <w:rFonts w:cs="Arial"/>
        </w:rPr>
        <w:t>.</w:t>
      </w:r>
      <w:bookmarkEnd w:id="80"/>
    </w:p>
    <w:p w14:paraId="44FDBF86" w:rsidR="00326C63">
      <w:pPr>
        <w:pStyle w:val="Body"/>
        <w:numPr>
          <w:ilvl w:val="1"/>
          <w:numId w:val="2"/>
        </w:numPr>
        <w:spacing w:after="200"/>
        <w:rPr>
          <w:rFonts w:cs="Arial"/>
        </w:rPr>
      </w:pPr>
      <w:bookmarkStart w:id="81" w:name="BM_01M3YN2282XCBTEC3S77HEB8SX"/>
      <w:r>
        <w:rPr>
          <w:rFonts w:cs="Arial"/>
        </w:rPr>
        <w:t xml:space="preserve">Any dispute, controversy or claim between the Supplier and ACME arising out of or in connection with this Agreement shall be exclusively dealt with by the courts of </w:t>
      </w:r>
      <w:r>
        <w:rPr>
          <w:rFonts w:cs="Arial"/>
          <w:highlight w:val="green"/>
        </w:rPr>
        <w:t xml:space="preserve">Westmark and Wales</w:t>
      </w:r>
      <w:r>
        <w:rPr>
          <w:rFonts w:cs="Arial"/>
        </w:rPr>
        <w:t>.</w:t>
      </w:r>
      <w:bookmarkEnd w:id="81"/>
    </w:p>
    <w:p w14:paraId="145FC8A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bookmarkStart w:id="82" w:name="BM_01M3YN228245M24D94Q6P6XRYG"/>
      <w:r>
        <w:rPr>
          <w:color w:val="000000"/>
          <w:rFonts w:ascii="Arial" w:hAnsi="Arial" w:cs="Arial"/>
          <w:sz w:val="20"/>
          <w:szCs w:val="20"/>
        </w:rPr>
        <w:t xml:space="preserve">If you agree that the terms stated herein accurately reflect the current understanding of the contractual terms between ACME and Supplier in respect to Supplier supplying </w:t>
      </w:r>
      <w:r>
        <w:rPr>
          <w:color w:val="000000"/>
          <w:rFonts w:ascii="Arial" w:hAnsi="Arial" w:cs="Arial"/>
          <w:sz w:val="20"/>
          <w:szCs w:val="20"/>
          <w:highlight w:val="green"/>
        </w:rPr>
        <w:t xml:space="preserve">{{Contract Scope}}</w:t>
      </w:r>
      <w:r>
        <w:rPr>
          <w:color w:val="000000"/>
          <w:rFonts w:ascii="Arial" w:hAnsi="Arial" w:cs="Arial"/>
          <w:sz w:val="20"/>
          <w:szCs w:val="20"/>
        </w:rPr>
        <w:t xml:space="preserve"> to ACME, then please sign and date both copies of this Agreement on the line indicated below and return one original to me and keep the other original for your files.</w:t>
      </w:r>
      <w:bookmarkEnd w:id="82"/>
    </w:p>
    <w:p w14:paraId="39A20C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color w:val="000000"/>
          <w:sz w:val="20"/>
        </w:rPr>
      </w:pPr>
      <w:bookmarkStart w:id="83" w:name="BM_01M3YN228345T1QQD3RJRAK6AN"/>
      <w:r>
        <w:rPr>
          <w:color w:val="000000"/>
          <w:rFonts w:ascii="Arial" w:hAnsi="Arial" w:cs="Arial"/>
          <w:sz w:val="20"/>
          <w:szCs w:val="20"/>
        </w:rPr>
        <w:t xml:space="preserve">I look forward to our continued success on this project.</w:t>
      </w:r>
      <w:bookmarkEnd w:id="83"/>
    </w:p>
    <w:p w14:paraId="18B931A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bookmarkStart w:id="84" w:name="BM_01M3YN2283BVQJM880X3XF37BZ"/>
      <w:r>
        <w:rPr>
          <w:rFonts w:ascii="Arial" w:hAnsi="Arial" w:cs="Arial"/>
          <w:sz w:val="20"/>
          <w:szCs w:val="20"/>
        </w:rPr>
        <w:t>Schedules:</w:t>
      </w:r>
      <w:bookmarkEnd w:id="84"/>
    </w:p>
    <w:p w14:paraId="13B376D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40" w:lineRule="atLeast"/>
        <w:ind w:right="144"/>
        <w:rPr>
          <w:rFonts w:ascii="Arial" w:hAnsi="Arial" w:cs="Arial"/>
          <w:sz w:val="20"/>
        </w:rPr>
      </w:pPr>
      <w:bookmarkStart w:id="85" w:name="BM_01M3YN2283AN5GX866FTVY3KAT"/>
      <w:r>
        <w:rPr>
          <w:rFonts w:ascii="Arial" w:hAnsi="Arial" w:cs="Arial"/>
          <w:sz w:val="20"/>
          <w:szCs w:val="20"/>
        </w:rPr>
        <w:tab/>
        <w:t xml:space="preserve">Schedule 1 – </w:t>
      </w:r>
      <w:r>
        <w:rPr>
          <w:rFonts w:ascii="Arial" w:hAnsi="Arial" w:cs="Arial"/>
          <w:sz w:val="20"/>
          <w:szCs w:val="20"/>
          <w:highlight w:val="green"/>
        </w:rPr>
        <w:t xml:space="preserve">{{Contract Scope}}</w:t>
      </w:r>
      <w:r>
        <w:rPr>
          <w:rFonts w:ascii="Arial" w:hAnsi="Arial" w:cs="Arial"/>
          <w:sz w:val="20"/>
          <w:szCs w:val="20"/>
        </w:rPr>
        <w:t xml:space="preserve"> and Price </w:t>
      </w:r>
      <w:bookmarkEnd w:id="85"/>
    </w:p>
    <w:p w14:paraId="66E2EA66"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lang w:val="en-US"/>
        </w:rPr>
      </w:pPr>
      <w:bookmarkStart w:id="86" w:name="BM_01M3YN2283C22YVKR2PT39SK1P"/>
      <w:bookmarkEnd w:id="86"/>
    </w:p>
    <w:tbl>
      <w:tblPr>
        <w:tblW w:w="0" w:type="auto"/>
        <w:tblCellMar>
          <w:left w:w="70" w:type="dxa"/>
          <w:right w:w="70" w:type="dxa"/>
        </w:tblCellMar>
        <w:tblLook w:val="04A0" w:firstRow="1" w:lastRow="0" w:firstColumn="1" w:lastColumn="0" w:noHBand="0" w:noVBand="1"/>
      </w:tblPr>
      <w:tblGrid>
        <w:gridCol w:w="4822"/>
        <w:gridCol w:w="4822"/>
      </w:tblGrid>
      <w:tr w:rsidR="0041006C" w14:paraId="72A2EDCC" w14:textId="77777777" w:rsidTr="00701A85">
        <w:tc>
          <w:tcPr>
            <w:tcW w:w="4822" w:type="dxa"/>
          </w:tcPr>
          <w:p w14:paraId="2A473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7" w:name="BM_01M3YN22834GKMSW3JJFSVWTEV"/>
            <w:r>
              <w:rPr>
                <w:rFonts w:ascii="Arial" w:hAnsi="Arial" w:cs="Arial"/>
                <w:sz w:val="20"/>
                <w:szCs w:val="20"/>
              </w:rPr>
              <w:t xml:space="preserve">For and on Behalf of ACME</w:t>
            </w:r>
            <w:bookmarkEnd w:id="87"/>
          </w:p>
          <w:p w14:paraId="085BFFFA"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8" w:name="BM_01M3YN2284T9TEW5R69G6ZJMBD"/>
            <w:bookmarkEnd w:id="88"/>
          </w:p>
          <w:p w14:paraId="4C77CC5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89" w:name="BM_01M3YN22849H3QPDR08WZT0DAN"/>
            <w:r>
              <w:rPr>
                <w:rFonts w:ascii="Arial" w:hAnsi="Arial" w:cs="Arial"/>
                <w:sz w:val="20"/>
                <w:szCs w:val="20"/>
              </w:rPr>
              <w:t>Signed……………………………..</w:t>
            </w:r>
            <w:bookmarkEnd w:id="89"/>
          </w:p>
          <w:p w14:paraId="2AE64F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0" w:name="BM_01M3YN2284GDYS1C3C84DCC072"/>
            <w:bookmarkEnd w:id="90"/>
          </w:p>
          <w:p w14:paraId="609678F7"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1" w:name="BM_01M3YN2284352MXSR4BD75REEJ"/>
            <w:r>
              <w:rPr>
                <w:rFonts w:ascii="Arial" w:hAnsi="Arial" w:cs="Arial"/>
                <w:sz w:val="20"/>
                <w:szCs w:val="20"/>
              </w:rPr>
              <w:t>Name:……………………………..</w:t>
            </w:r>
            <w:bookmarkEnd w:id="91"/>
          </w:p>
          <w:p w14:paraId="07AB8B7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2" w:name="BM_01M3YN2284W0Y928CTX1RG6K5Z"/>
            <w:bookmarkEnd w:id="92"/>
          </w:p>
          <w:p w14:paraId="5B118DF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3" w:name="BM_01M3YN2285C6V7Q3XNQ7AARVJ6"/>
            <w:r>
              <w:rPr>
                <w:rFonts w:ascii="Arial" w:hAnsi="Arial" w:cs="Arial"/>
                <w:sz w:val="20"/>
                <w:szCs w:val="20"/>
              </w:rPr>
              <w:lastRenderedPageBreak/>
            </w:r>
            <w:r>
              <w:rPr>
                <w:rFonts w:ascii="Arial" w:hAnsi="Arial" w:cs="Arial"/>
                <w:sz w:val="20"/>
                <w:szCs w:val="20"/>
              </w:rPr>
              <w:t>Position:…………………………..</w:t>
            </w:r>
            <w:bookmarkEnd w:id="93"/>
          </w:p>
          <w:p w14:paraId="4B7F6E9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4" w:name="BM_01M3YN2285QWXQE4MNWAWKW06F"/>
            <w:bookmarkEnd w:id="94"/>
          </w:p>
          <w:p w14:paraId="72C212A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5" w:name="BM_01M3YN228565ECY49TZ4DFTV4R"/>
            <w:r>
              <w:rPr>
                <w:rFonts w:ascii="Arial" w:hAnsi="Arial" w:cs="Arial"/>
                <w:sz w:val="20"/>
                <w:szCs w:val="20"/>
              </w:rPr>
              <w:t>Date……………………………….</w:t>
            </w:r>
            <w:bookmarkEnd w:id="95"/>
          </w:p>
          <w:p w14:paraId="1A52B0A4"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6" w:name="BM_01M3YN2285874AE45N0CGG16C4"/>
            <w:bookmarkEnd w:id="96"/>
          </w:p>
        </w:tc>
        <w:tc>
          <w:tcPr>
            <w:tcW w:w="4822" w:type="dxa"/>
          </w:tcPr>
          <w:p w14:paraId="714F55E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7" w:name="BM_01M3YN22855WD2CN89ZCMDYB3W"/>
            <w:r>
              <w:rPr>
                <w:rFonts w:ascii="Arial" w:hAnsi="Arial" w:cs="Arial"/>
                <w:sz w:val="20"/>
                <w:szCs w:val="20"/>
              </w:rPr>
              <w:lastRenderedPageBreak/>
            </w:r>
            <w:r>
              <w:rPr>
                <w:rFonts w:ascii="Arial" w:hAnsi="Arial" w:cs="Arial"/>
                <w:sz w:val="20"/>
                <w:szCs w:val="20"/>
              </w:rPr>
              <w:t xml:space="preserve">Accepted and Agreed</w:t>
            </w:r>
            <w:bookmarkEnd w:id="97"/>
          </w:p>
          <w:p w14:paraId="0BA0307B"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8" w:name="BM_01M3YN2285Z89S747P25XQ7M3A"/>
            <w:r>
              <w:rPr>
                <w:rFonts w:ascii="Arial" w:hAnsi="Arial" w:cs="Arial"/>
                <w:sz w:val="20"/>
                <w:szCs w:val="20"/>
              </w:rPr>
              <w:t xml:space="preserve">For and on Behalf of Supplier</w:t>
            </w:r>
            <w:bookmarkEnd w:id="98"/>
          </w:p>
          <w:p w14:paraId="1B7087F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99" w:name="BM_01M3YN22851Y7MT9C9KYTR7SGE"/>
            <w:bookmarkEnd w:id="99"/>
          </w:p>
          <w:p w14:paraId="471D1228"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0" w:name="BM_01M3YN22866PG93G0FSHMD4G6Z"/>
            <w:r>
              <w:rPr>
                <w:rFonts w:ascii="Arial" w:hAnsi="Arial" w:cs="Arial"/>
                <w:sz w:val="20"/>
                <w:szCs w:val="20"/>
              </w:rPr>
              <w:t>Signed……………………………………..</w:t>
            </w:r>
            <w:bookmarkEnd w:id="100"/>
          </w:p>
          <w:p w14:paraId="414E52EF"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1" w:name="BM_01M3YN2286T37F6QJXJHCXVXN9"/>
            <w:bookmarkEnd w:id="101"/>
          </w:p>
          <w:p w14:paraId="74D082D2"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2" w:name="BM_01M3YN22868P7859AKS3BFP36A"/>
            <w:r>
              <w:rPr>
                <w:rFonts w:ascii="Arial" w:hAnsi="Arial" w:cs="Arial"/>
                <w:sz w:val="20"/>
                <w:szCs w:val="20"/>
              </w:rPr>
              <w:t>Name:………………….…………………..</w:t>
            </w:r>
            <w:bookmarkEnd w:id="102"/>
          </w:p>
          <w:p w14:paraId="7E37B6F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3" w:name="BM_01M3YN2286KYJ6D87ZK2K59JY0"/>
            <w:bookmarkEnd w:id="103"/>
          </w:p>
          <w:p w14:paraId="3A73D5C3"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4" w:name="BM_01M3YN2286RW2JH83RTVF589WB"/>
            <w:r>
              <w:rPr>
                <w:rFonts w:ascii="Arial" w:hAnsi="Arial" w:cs="Arial"/>
                <w:sz w:val="20"/>
                <w:szCs w:val="20"/>
              </w:rPr>
              <w:t>Position:………………..……………..…..</w:t>
            </w:r>
            <w:bookmarkEnd w:id="104"/>
          </w:p>
          <w:p w14:paraId="08DC6931"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5" w:name="BM_01M3YN2286S4NYSGVEPEE2XR5K"/>
            <w:bookmarkEnd w:id="105"/>
          </w:p>
          <w:p w14:paraId="0ABC3DFE"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6" w:name="BM_01M3YN2287QYYDA6EZ1AA5FVCJ"/>
            <w:r>
              <w:rPr>
                <w:rFonts w:ascii="Arial" w:hAnsi="Arial" w:cs="Arial"/>
                <w:sz w:val="20"/>
                <w:szCs w:val="20"/>
              </w:rPr>
              <w:t>Date…………………………………….….</w:t>
            </w:r>
            <w:bookmarkEnd w:id="106"/>
          </w:p>
        </w:tc>
      </w:tr>
      <w:tr w:rsidR="0041006C" w14:paraId="2CBE3E44" w14:textId="77777777" w:rsidTr="00701A85">
        <w:tc>
          <w:tcPr>
            <w:tcW w:w="4822" w:type="dxa"/>
          </w:tcPr>
          <w:p w14:paraId="6F89919C"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7" w:name="BM_01M3YN228744NSF00R5KZ7F7HZ"/>
            <w:bookmarkEnd w:id="107"/>
          </w:p>
        </w:tc>
        <w:tc>
          <w:tcPr>
            <w:tcW w:w="4822" w:type="dxa"/>
          </w:tcPr>
          <w:p w14:paraId="0BA3FA19"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rPr>
                <w:rFonts w:ascii="Arial" w:hAnsi="Arial" w:cs="Arial"/>
                <w:sz w:val="20"/>
                <w:szCs w:val="20"/>
              </w:rPr>
            </w:pPr>
            <w:bookmarkStart w:id="108" w:name="BM_01M3YN22879GCCCWWAAERDJBY4"/>
            <w:bookmarkEnd w:id="108"/>
          </w:p>
        </w:tc>
      </w:tr>
    </w:tbl>
    <w:p w14:paraId="19677E7D" w:rsidR="004100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bookmarkStart w:id="109" w:name="BM_01M3YN2287YMJDK39G9TT1SDEX"/>
      <w:bookmarkEnd w:id="109"/>
    </w:p>
    <w:p w14:paraId="326C3556" w:rsidR="0041006C">
      <w:pPr>
        <w:rPr>
          <w:rFonts w:ascii="Arial" w:hAnsi="Arial" w:cs="Arial"/>
          <w:b/>
          <w:sz w:val="22"/>
          <w:szCs w:val="22"/>
        </w:rPr>
      </w:pPr>
      <w:bookmarkStart w:id="110" w:name="BM_01M3YN2287Y4SKNFKG5F311PDT"/>
      <w:bookmarkEnd w:id="110"/>
    </w:p>
    <w:p w14:paraId="7C46F95B" w:rsidR="0081625F">
      <w:pPr>
        <w:snapToGrid w:val="0"/>
        <w:ind w:left="720"/>
        <w:rPr>
          <w:rFonts w:ascii="Arial" w:hAnsi="Arial" w:cs="Arial"/>
          <w:b/>
          <w:sz w:val="22"/>
          <w:szCs w:val="22"/>
        </w:rPr>
      </w:pPr>
      <w:bookmarkStart w:id="111" w:name="BM_01M3YN2287J2S9WC1A5PH92H18"/>
      <w:bookmarkEnd w:id="111"/>
    </w:p>
    <w:p w14:paraId="49D92573" w:rsidR="007420FA">
      <w:pPr>
        <w:jc w:val="center"/>
        <w:rPr>
          <w:rFonts w:ascii="Arial" w:hAnsi="Arial" w:cs="Arial"/>
          <w:b/>
          <w:sz w:val="22"/>
          <w:szCs w:val="22"/>
        </w:rPr>
      </w:pPr>
      <w:bookmarkStart w:id="112" w:name="BM_01M3YN2288H3QW4HVTEYRZ9AEF"/>
      <w:bookmarkEnd w:id="112"/>
    </w:p>
    <w:p w14:paraId="2A7E7D54" w:rsidR="007420FA">
      <w:pPr>
        <w:jc w:val="center"/>
        <w:rPr>
          <w:rFonts w:ascii="Arial" w:hAnsi="Arial" w:cs="Arial"/>
          <w:b/>
          <w:sz w:val="22"/>
          <w:szCs w:val="22"/>
        </w:rPr>
      </w:pPr>
      <w:bookmarkStart w:id="113" w:name="BM_01M3YN228857KQ96T2GHV9T9S6"/>
      <w:bookmarkEnd w:id="113"/>
    </w:p>
    <w:p w14:paraId="519ABD1B" w:rsidR="00847525">
      <w:pPr>
        <w:jc w:val="center"/>
        <w:rPr>
          <w:rFonts w:ascii="Arial" w:hAnsi="Arial" w:cs="Arial"/>
          <w:b/>
          <w:sz w:val="22"/>
          <w:szCs w:val="22"/>
        </w:rPr>
      </w:pPr>
      <w:bookmarkStart w:id="114" w:name="BM_01M3YN228928RT4WMW2XX6PH46"/>
      <w:r>
        <w:rPr>
          <w:b/>
          <w:rFonts w:ascii="Arial" w:hAnsi="Arial" w:cs="Arial"/>
          <w:sz w:val="22"/>
          <w:szCs w:val="22"/>
        </w:rPr>
        <w:t xml:space="preserve">Schedule 1</w:t>
      </w:r>
      <w:bookmarkEnd w:id="114"/>
    </w:p>
    <w:p w14:paraId="38559A7D" w:rsidR="00E4094D">
      <w:pPr>
        <w:jc w:val="center"/>
        <w:rPr>
          <w:rFonts w:ascii="Arial" w:hAnsi="Arial" w:cs="Arial"/>
          <w:b/>
          <w:sz w:val="22"/>
          <w:szCs w:val="22"/>
        </w:rPr>
      </w:pPr>
      <w:bookmarkStart w:id="115" w:name="BM_01M3YN22895HPQFDW92TH20ZNR"/>
      <w:bookmarkEnd w:id="115"/>
    </w:p>
    <w:tbl>
      <w:tblPr>
        <w:tblStyle w:val="TableGrid"/>
        <w:tblW w:w="9000" w:type="dxa"/>
      </w:tblPr>
      <w:tblGrid>
        <w:gridCol w:w="2700"/>
        <w:gridCol w:w="6300"/>
      </w:tblGrid>
      <w:tr>
        <w:tc>
          <w:tcPr>
            <w:tcW w:w="2700" w:type="dxa"/>
          </w:tcPr>
          <w:p w14:paraId="7E37B6FD">
            <w:bookmarkStart w:id="116" w:name="BM_01M3YN2289S0PMW8RFHDJ7Q82F"/>
            <w:r>
              <w:rPr>
                <w:b/>
                <w:rFonts w:ascii="Arial" w:hAnsi="Arial" w:cs="Arial"/>
                <w:sz w:val="20"/>
                <w:szCs w:val="20"/>
              </w:rPr>
              <w:t>Scope</w:t>
            </w:r>
            <w:bookmarkEnd w:id="116"/>
          </w:p>
        </w:tc>
        <w:tc>
          <w:tcPr>
            <w:tcW w:w="6300" w:type="dxa"/>
          </w:tcPr>
          <w:p w14:paraId="7E37B6FE">
            <w:bookmarkStart w:id="117" w:name="BM_01M3YN2289QK8NJFERHM8A2NDP"/>
            <w:r>
              <w:rPr>
                <w:rFonts w:ascii="Arial" w:hAnsi="Arial" w:cs="Arial"/>
                <w:sz w:val="20"/>
                <w:szCs w:val="20"/>
                <w:highlight w:val="green"/>
              </w:rPr>
              <w:t xml:space="preserve">{{Goods And Services Description}}</w:t>
            </w:r>
            <w:bookmarkEnd w:id="117"/>
          </w:p>
        </w:tc>
      </w:tr>
      <w:tr>
        <w:tc>
          <w:tcPr>
            <w:tcW w:w="2700" w:type="dxa"/>
          </w:tcPr>
          <w:p w14:paraId="7E37B6FF">
            <w:bookmarkStart w:id="118" w:name="BM_01M3YN228AKC8CDX0JNHJSS11T"/>
            <w:r>
              <w:rPr>
                <w:b/>
                <w:rFonts w:ascii="Arial" w:hAnsi="Arial" w:cs="Arial"/>
                <w:sz w:val="20"/>
                <w:szCs w:val="20"/>
              </w:rPr>
              <w:t xml:space="preserve">Estimated volume</w:t>
            </w:r>
            <w:bookmarkEnd w:id="118"/>
          </w:p>
        </w:tc>
        <w:tc>
          <w:tcPr>
            <w:tcW w:w="6300" w:type="dxa"/>
          </w:tcPr>
          <w:p w14:paraId="7E37B700">
            <w:bookmarkStart w:id="119" w:name="BM_01M3YN228A34PXWV00N74AAJFB"/>
            <w:r>
              <w:rPr>
                <w:rFonts w:ascii="Arial" w:hAnsi="Arial" w:cs="Arial"/>
                <w:sz w:val="20"/>
                <w:szCs w:val="20"/>
                <w:highlight w:val="green"/>
              </w:rPr>
              <w:t xml:space="preserve">{{Estimated Volume}}</w:t>
            </w:r>
            <w:bookmarkEnd w:id="119"/>
          </w:p>
        </w:tc>
      </w:tr>
      <w:tr>
        <w:tc>
          <w:tcPr>
            <w:tcW w:w="2700" w:type="dxa"/>
          </w:tcPr>
          <w:p w14:paraId="7E37B701">
            <w:bookmarkStart w:id="120" w:name="BM_01M3YN228AR7ZSXQ1V3W5CY9BV"/>
            <w:r>
              <w:rPr>
                <w:b/>
                <w:rFonts w:ascii="Arial" w:hAnsi="Arial" w:cs="Arial"/>
                <w:sz w:val="20"/>
                <w:szCs w:val="20"/>
              </w:rPr>
              <w:t xml:space="preserve">Price and currency</w:t>
            </w:r>
            <w:bookmarkEnd w:id="120"/>
          </w:p>
        </w:tc>
        <w:tc>
          <w:tcPr>
            <w:tcW w:w="6300" w:type="dxa"/>
          </w:tcPr>
          <w:p w14:paraId="7E37B702">
            <w:bookmarkStart w:id="121" w:name="BM_01M3YN228A6WES7669SF63TMGB"/>
            <w:r>
              <w:rPr>
                <w:rFonts w:ascii="Arial" w:hAnsi="Arial" w:cs="Arial"/>
                <w:sz w:val="20"/>
                <w:szCs w:val="20"/>
                <w:highlight w:val="green"/>
              </w:rPr>
              <w:t xml:space="preserve">{{Price Schedule}}</w:t>
            </w:r>
            <w:bookmarkEnd w:id="121"/>
          </w:p>
        </w:tc>
      </w:tr>
      <w:tr>
        <w:tc>
          <w:tcPr>
            <w:tcW w:w="2700" w:type="dxa"/>
          </w:tcPr>
          <w:p w14:paraId="7E37B703">
            <w:bookmarkStart w:id="122" w:name="BM_01M3YN228AEB4ZCNKZ69841P65"/>
            <w:r>
              <w:rPr>
                <w:b/>
                <w:rFonts w:ascii="Arial" w:hAnsi="Arial" w:cs="Arial"/>
                <w:sz w:val="20"/>
                <w:szCs w:val="20"/>
              </w:rPr>
              <w:t xml:space="preserve">Delivery or service locations</w:t>
            </w:r>
            <w:bookmarkEnd w:id="122"/>
          </w:p>
        </w:tc>
        <w:tc>
          <w:tcPr>
            <w:tcW w:w="6300" w:type="dxa"/>
          </w:tcPr>
          <w:p w14:paraId="7E37B704">
            <w:bookmarkStart w:id="123" w:name="BM_01M3YN228A4T4BYTG15GD6P685"/>
            <w:r>
              <w:rPr>
                <w:rFonts w:ascii="Arial" w:hAnsi="Arial" w:cs="Arial"/>
                <w:sz w:val="20"/>
                <w:szCs w:val="20"/>
                <w:highlight w:val="green"/>
              </w:rPr>
              <w:t xml:space="preserve">{{Delivery Or Service Locations}}</w:t>
            </w:r>
            <w:bookmarkEnd w:id="123"/>
          </w:p>
        </w:tc>
      </w:tr>
      <w:tr>
        <w:tc>
          <w:tcPr>
            <w:tcW w:w="2700" w:type="dxa"/>
          </w:tcPr>
          <w:p w14:paraId="7E37B705">
            <w:bookmarkStart w:id="124" w:name="BM_01M3YN228AJBGA92TAFFQ3WMTH"/>
            <w:r>
              <w:rPr>
                <w:b/>
                <w:rFonts w:ascii="Arial" w:hAnsi="Arial" w:cs="Arial"/>
                <w:sz w:val="20"/>
                <w:szCs w:val="20"/>
              </w:rPr>
              <w:t xml:space="preserve">Milestones or delivery dates</w:t>
            </w:r>
            <w:bookmarkEnd w:id="124"/>
          </w:p>
        </w:tc>
        <w:tc>
          <w:tcPr>
            <w:tcW w:w="6300" w:type="dxa"/>
          </w:tcPr>
          <w:p w14:paraId="7E37B706">
            <w:bookmarkStart w:id="125" w:name="BM_01M3YN228AQC49FNK9JXBD4W7A"/>
            <w:r>
              <w:rPr>
                <w:rFonts w:ascii="Arial" w:hAnsi="Arial" w:cs="Arial"/>
                <w:sz w:val="20"/>
                <w:szCs w:val="20"/>
                <w:highlight w:val="green"/>
              </w:rPr>
              <w:t xml:space="preserve">{{Milestones Or Delivery Dates}}</w:t>
            </w:r>
            <w:bookmarkEnd w:id="125"/>
          </w:p>
        </w:tc>
      </w:tr>
      <w:tr>
        <w:tc>
          <w:tcPr>
            <w:tcW w:w="2700" w:type="dxa"/>
          </w:tcPr>
          <w:p w14:paraId="7E37B707">
            <w:bookmarkStart w:id="126" w:name="BM_01M3YN228BCCNS2KW78RN0ZR7F"/>
            <w:r>
              <w:rPr>
                <w:b/>
                <w:rFonts w:ascii="Arial" w:hAnsi="Arial" w:cs="Arial"/>
                <w:sz w:val="20"/>
                <w:szCs w:val="20"/>
              </w:rPr>
              <w:t xml:space="preserve">VAT treatment</w:t>
            </w:r>
            <w:bookmarkEnd w:id="126"/>
          </w:p>
        </w:tc>
        <w:tc>
          <w:tcPr>
            <w:tcW w:w="6300" w:type="dxa"/>
          </w:tcPr>
          <w:p w14:paraId="7E37B708">
            <w:bookmarkStart w:id="127" w:name="BM_01M3YN228BV7VQG26FV4VVCNTK"/>
            <w:r>
              <w:rPr>
                <w:rFonts w:ascii="Arial" w:hAnsi="Arial" w:cs="Arial"/>
                <w:sz w:val="20"/>
                <w:szCs w:val="20"/>
                <w:highlight w:val="green"/>
              </w:rPr>
              <w:t xml:space="preserve">{{VAT Treatment}}</w:t>
            </w:r>
            <w:bookmarkEnd w:id="127"/>
          </w:p>
        </w:tc>
      </w:tr>
    </w:tbl>
    <w:p w14:paraId="59977AAC" w:rsidR="002833D0">
      <w:bookmarkStart w:id="128" w:name="BM_01M3YN228B3XKNGTY9TFCFC2NR"/>
      <w:bookmarkEnd w:id="128"/>
    </w:p>
    <w:p w14:paraId="2349F7A5" w:rsidR="00A81AA8">
      <w:bookmarkStart w:id="129" w:name="BM_01M3YN228BNZRJWQ9RD5DYZP1N"/>
      <w:r>
        <w:br w:type="page"/>
      </w:r>
      <w:bookmarkEnd w:id="129"/>
    </w:p>
    <w:p w14:paraId="7E37B709">
      <w:pPr>
        <w:pStyle w:val="CMSANHeadline"/>
        <w:rPr>
          <w:caps w:val="0"/>
          <w:lang w:val="es-ES"/>
        </w:rPr>
      </w:pPr>
      <w:bookmarkStart w:id="130" w:name="BM_01M3YN228BCZJJZHGV34S4A32K"/>
      <w:bookmarkStart w:id="1" w:name="FillBlock00000001"/>
      <w:bookmarkEnd w:id="130"/>
    </w:p>
    <w:p w14:paraId="2B9A1168" w:rsidR="00A81AA8">
      <w:pPr>
        <w:pStyle w:val="CMSANHeadline"/>
        <w:rPr>
          <w:caps w:val="0"/>
          <w:lang w:val="es-ES"/>
        </w:rPr>
      </w:pPr>
      <w:bookmarkStart w:id="131" w:name="BM_01M3YN228BWM5KVMKF2NWN3X3H"/>
      <w:r>
        <w:rPr>
          <w:caps w:val="0"/>
          <w:lang w:val="es-ES"/>
        </w:rPr>
        <w:lastRenderedPageBreak/>
      </w:r>
      <w:r>
        <w:rPr>
          <w:caps w:val="0"/>
          <w:lang w:val="es-ES"/>
        </w:rPr>
        <w:t xml:space="preserve">Appendix 1</w:t>
      </w:r>
      <w:bookmarkEnd w:id="131"/>
    </w:p>
    <w:p w14:paraId="119510A3" w:rsidR="007D4F13">
      <w:pPr>
        <w:pStyle w:val="CMSANHeadline"/>
        <w:rPr>
          <w:lang w:val="es-ES"/>
        </w:rPr>
      </w:pPr>
      <w:bookmarkStart w:id="132" w:name="BM_01M3YN228BPJPSYT589QCJYJQ6"/>
      <w:bookmarkEnd w:id="132"/>
    </w:p>
    <w:p w14:paraId="509A86BE" w:rsidR="00A81AA8">
      <w:pPr>
        <w:pStyle w:val="CMSANBodyText"/>
        <w:rPr>
          <w:lang w:val="es-ES"/>
        </w:rPr>
      </w:pPr>
      <w:bookmarkStart w:id="133" w:name="BM_01M3YN228CF1DGWYD1Y9B19BCK"/>
      <w:r>
        <w:rPr>
          <w:lang w:val="es-ES"/>
        </w:rPr>
        <w:t xml:space="preserve">ACME PARTNERS MERIDIA Limited</w:t>
        <w:tab/>
        <w:tab/>
        <w:t xml:space="preserve">B00000101 </w:t>
        <w:tab/>
        <w:t xml:space="preserve">C/ Ejemplo, 1 – MD4 4DD (Corvinas) </w:t>
      </w:r>
      <w:bookmarkEnd w:id="133"/>
    </w:p>
    <w:p w14:paraId="532FF732" w:rsidR="00A81AA8">
      <w:pPr>
        <w:pStyle w:val="CMSANBodyText"/>
        <w:rPr>
          <w:lang w:val="es-ES"/>
        </w:rPr>
      </w:pPr>
      <w:bookmarkStart w:id="134" w:name="BM_01M3YN228C92RDKZ2VVJ4X4R07"/>
      <w:r>
        <w:rPr>
          <w:lang w:val="es-ES"/>
        </w:rPr>
        <w:t xml:space="preserve">SERVICIO DEL VALLE EJEMPLO Limited </w:t>
        <w:tab/>
        <w:tab/>
        <w:tab/>
        <w:t xml:space="preserve">B00000102  </w:t>
        <w:tab/>
        <w:t xml:space="preserve">C/ Ejemplo, 2 – MD4 4DD (Corvinas)</w:t>
      </w:r>
      <w:bookmarkEnd w:id="134"/>
    </w:p>
    <w:p w14:paraId="722B20A3" w:rsidR="00A81AA8">
      <w:pPr>
        <w:pStyle w:val="CMSANBodyText"/>
        <w:rPr>
          <w:lang w:val="pt-PT"/>
        </w:rPr>
      </w:pPr>
      <w:bookmarkStart w:id="135" w:name="BM_01M3YN228CJBC3NR8S8DPMTN6T"/>
      <w:r>
        <w:rPr>
          <w:lang w:val="pt-PT"/>
        </w:rPr>
        <w:t xml:space="preserve">SERVICIOS DE MUESTRA Limited</w:t>
        <w:tab/>
        <w:tab/>
        <w:tab/>
        <w:tab/>
        <w:tab/>
        <w:t xml:space="preserve">B00000103  </w:t>
        <w:tab/>
        <w:t xml:space="preserve">C/ Ejemplo, 3 – MD4 4DD (Corvinas)</w:t>
      </w:r>
      <w:bookmarkEnd w:id="135"/>
    </w:p>
    <w:p w14:paraId="7B90077F" w:rsidR="00A81AA8">
      <w:pPr>
        <w:pStyle w:val="CMSANBodyText"/>
        <w:rPr>
          <w:lang w:val="es-ES"/>
        </w:rPr>
      </w:pPr>
      <w:bookmarkStart w:id="136" w:name="BM_01M3YN228C29E80C3FTQXZ9QAD"/>
      <w:r>
        <w:rPr>
          <w:lang w:val="es-ES"/>
        </w:rPr>
        <w:t xml:space="preserve">SERVICIOS DEL MONTE FICTICIO Limited</w:t>
        <w:tab/>
        <w:tab/>
        <w:tab/>
        <w:tab/>
        <w:tab/>
        <w:t xml:space="preserve">B00000104 </w:t>
        <w:tab/>
        <w:t xml:space="preserve"> C/ Ejemplo, 4 – MD4 4DD (Corvinas)</w:t>
      </w:r>
      <w:bookmarkEnd w:id="136"/>
    </w:p>
    <w:p w14:paraId="5F7C7DC2" w:rsidR="00A81AA8">
      <w:pPr>
        <w:pStyle w:val="CMSANBodyText"/>
        <w:rPr>
          <w:lang w:val="es-ES"/>
        </w:rPr>
      </w:pPr>
      <w:bookmarkStart w:id="137" w:name="BM_01M3YN228C72F9Z63D2KWWFHQM"/>
      <w:r>
        <w:rPr>
          <w:lang w:val="es-ES"/>
        </w:rPr>
        <w:t xml:space="preserve">COMPAÑÍA ATLÁNTICA DE SERVICIOS Limited</w:t>
        <w:tab/>
        <w:t>A00000105</w:t>
        <w:tab/>
        <w:t xml:space="preserve">C/ Ejemplo, 5 – MD4 4DD (Corvinas)</w:t>
      </w:r>
      <w:bookmarkEnd w:id="137"/>
    </w:p>
    <w:p w14:paraId="45F16799" w:rsidR="00A81AA8">
      <w:pPr>
        <w:pStyle w:val="CMSANBodyText"/>
        <w:rPr>
          <w:lang w:val="pt-PT"/>
        </w:rPr>
      </w:pPr>
      <w:bookmarkStart w:id="138" w:name="BM_01M3YN228C5PS4T28XPA6FAK2M"/>
      <w:r>
        <w:rPr>
          <w:lang w:val="pt-PT"/>
        </w:rPr>
        <w:t xml:space="preserve">EJEMPLONET Limited</w:t>
        <w:tab/>
        <w:tab/>
        <w:tab/>
        <w:tab/>
        <w:tab/>
        <w:tab/>
        <w:tab/>
        <w:t xml:space="preserve">B00000106  </w:t>
        <w:tab/>
        <w:t xml:space="preserve">C/ Ejemplo, 6 – MD4 4DD (Corvinas) </w:t>
      </w:r>
      <w:bookmarkEnd w:id="138"/>
    </w:p>
    <w:p w14:paraId="5920368A" w:rsidR="00A81AA8">
      <w:pPr>
        <w:pStyle w:val="CMSANBodyText"/>
        <w:rPr>
          <w:lang w:val="pt-PT"/>
        </w:rPr>
      </w:pPr>
      <w:bookmarkStart w:id="139" w:name="BM_01M3YN228CWM6R8DVD1GW5Q21K"/>
      <w:r>
        <w:rPr>
          <w:lang w:val="es-ES"/>
        </w:rPr>
        <w:t xml:space="preserve">SERVICIOS DEL OESTE Limited (SEROES)</w:t>
      </w:r>
      <w:r>
        <w:rPr>
          <w:lang w:val="pt-PT"/>
        </w:rPr>
        <w:t/>
        <w:tab/>
        <w:t>B00000107</w:t>
        <w:tab/>
        <w:t xml:space="preserve">C/ Ejemplo, 7 – MD4 4DD (Corvinas)</w:t>
      </w:r>
      <w:bookmarkEnd w:id="139"/>
    </w:p>
    <w:p w14:paraId="43D943CB" w:rsidR="00A81AA8">
      <w:pPr>
        <w:pStyle w:val="CMSANBodyText"/>
        <w:rPr>
          <w:lang w:val="es-ES"/>
        </w:rPr>
      </w:pPr>
      <w:bookmarkStart w:id="140" w:name="BM_01M3YN228C91MHV62TXP6THRN4"/>
      <w:r>
        <w:rPr>
          <w:lang w:val="es-ES"/>
        </w:rPr>
        <w:t xml:space="preserve">COMPAÑÍA CENTRAL DE SERVICIOS Limited </w:t>
        <w:tab/>
        <w:t>B00000108</w:t>
        <w:tab/>
        <w:t xml:space="preserve">C/ Ejemplo, 8 – MD4 4DD (Corvinas)</w:t>
      </w:r>
      <w:bookmarkEnd w:id="140"/>
    </w:p>
    <w:p w14:paraId="010A9FA9" w:rsidR="00A81AA8">
      <w:pPr>
        <w:pStyle w:val="CMSANBodyText"/>
        <w:rPr>
          <w:lang w:val="es-ES"/>
        </w:rPr>
      </w:pPr>
      <w:bookmarkStart w:id="141" w:name="BM_01M3YN228DZPM1F1P911R9VWBV"/>
      <w:r>
        <w:rPr>
          <w:lang w:val="es-ES"/>
        </w:rPr>
        <w:t xml:space="preserve">COMPAÑÍA DE COMUNICACIÓN EJEMPLO.</w:t>
        <w:tab/>
        <w:t>B00000109</w:t>
        <w:tab/>
        <w:t xml:space="preserve">C/ Ejemplo, 9 – MD4 4DD (Corvinas)</w:t>
      </w:r>
      <w:bookmarkEnd w:id="141"/>
    </w:p>
    <w:p w14:paraId="0F9BD2DD" w:rsidR="00A81AA8">
      <w:pPr>
        <w:pStyle w:val="CMSANBodyText"/>
        <w:rPr>
          <w:lang w:val="es-ES"/>
        </w:rPr>
      </w:pPr>
      <w:bookmarkStart w:id="142" w:name="BM_01M3YN228DJ89QE6E0TCJBJ26T"/>
      <w:r>
        <w:rPr>
          <w:lang w:val="es-ES"/>
        </w:rPr>
        <w:t xml:space="preserve">SIN SERVICIOS Limited</w:t>
      </w:r>
      <w:bookmarkEnd w:id="142"/>
    </w:p>
    <w:p w14:paraId="67F5322A" w:rsidR="00A81AA8">
      <w:pPr>
        <w:pStyle w:val="CMSANBodyText"/>
        <w:rPr>
          <w:lang w:val="pt-PT"/>
        </w:rPr>
      </w:pPr>
      <w:bookmarkStart w:id="143" w:name="BM_01M3YN228DRY9Y9JS1W6TFVJFF"/>
      <w:r>
        <w:rPr>
          <w:lang w:val="es-ES"/>
        </w:rPr>
        <w:t xml:space="preserve">DISTRIBUIDORA EJEMPLO Limited </w:t>
        <w:tab/>
        <w:tab/>
        <w:tab/>
        <w:tab/>
        <w:tab/>
      </w:r>
      <w:r>
        <w:rPr>
          <w:lang w:val="pt-PT"/>
        </w:rPr>
        <w:t xml:space="preserve">B00000110 </w:t>
        <w:tab/>
        <w:t xml:space="preserve">C/ Ejemplo, 10 – MD4 4DD (Corvinas) </w:t>
      </w:r>
      <w:bookmarkEnd w:id="143"/>
    </w:p>
    <w:p w14:paraId="44925E58" w:rsidR="00A81AA8">
      <w:pPr>
        <w:pStyle w:val="CMSANBodyText"/>
        <w:rPr>
          <w:lang w:val="es-ES"/>
        </w:rPr>
      </w:pPr>
      <w:bookmarkStart w:id="144" w:name="BM_01M3YN228DG9G2AZKJ8YV85NSJ"/>
      <w:r>
        <w:rPr>
          <w:lang w:val="es-ES"/>
        </w:rPr>
        <w:t xml:space="preserve">ACME MERIDIAN PARTNERS GESTIÓN Limited</w:t>
      </w:r>
      <w:r>
        <w:rPr>
          <w:smallCaps/>
          <w:lang w:val="es-ES"/>
        </w:rPr>
        <w:t/>
      </w:r>
      <w:r>
        <w:rPr>
          <w:lang w:val="es-ES"/>
        </w:rPr>
        <w:t/>
        <w:tab/>
        <w:tab/>
        <w:tab/>
        <w:tab/>
        <w:t>B00000111</w:t>
        <w:tab/>
        <w:t xml:space="preserve">C/ Ejemplo, 11 – MD4 4DD (Corvinas)</w:t>
      </w:r>
      <w:bookmarkEnd w:id="144"/>
    </w:p>
    <w:p w14:paraId="3E3A3979" w:rsidR="00A81AA8">
      <w:pPr>
        <w:pStyle w:val="CMSANBodyText"/>
        <w:rPr>
          <w:lang w:val="es-ES"/>
        </w:rPr>
      </w:pPr>
      <w:bookmarkStart w:id="145" w:name="BM_01M3YN228DMZRY6DMME6057E1Z"/>
      <w:r>
        <w:rPr>
          <w:lang w:val="es-ES"/>
        </w:rPr>
        <w:t xml:space="preserve">COMPAÑÍA ORIENTAL DE SERVICIOS Limited </w:t>
        <w:tab/>
        <w:t>B00000112</w:t>
        <w:tab/>
        <w:t xml:space="preserve">C/ Ejemplo, 12 – MD4 4DD (Corvinas) </w:t>
      </w:r>
      <w:bookmarkEnd w:id="145"/>
    </w:p>
    <w:p w14:paraId="5ABBB930" w:rsidR="00A81AA8">
      <w:pPr>
        <w:pStyle w:val="CMSANBodyText"/>
        <w:rPr>
          <w:lang w:val="es-ES"/>
        </w:rPr>
      </w:pPr>
      <w:bookmarkStart w:id="146" w:name="BM_01M3YN228DJY7RQZV924S6WE3A"/>
      <w:r>
        <w:rPr>
          <w:lang w:val="es-ES"/>
        </w:rPr>
        <w:t xml:space="preserve">EJEMPLO IT Limited</w:t>
        <w:tab/>
        <w:tab/>
        <w:tab/>
        <w:tab/>
        <w:tab/>
        <w:tab/>
        <w:t xml:space="preserve">B00000113  </w:t>
        <w:tab/>
        <w:t xml:space="preserve">C/ Ejemplo, 13 – MD4 4DD (Corvinas)</w:t>
      </w:r>
      <w:bookmarkEnd w:id="146"/>
    </w:p>
    <w:p w14:paraId="6EBC454B" w:rsidR="00A81AA8">
      <w:pPr>
        <w:pStyle w:val="CMSANBodyText"/>
        <w:rPr>
          <w:lang w:val="es-ES"/>
        </w:rPr>
      </w:pPr>
      <w:bookmarkStart w:id="147" w:name="BM_01M3YN228DF0PVMZJRZ2NVCXGJ"/>
      <w:r>
        <w:rPr>
          <w:lang w:val="es-ES"/>
        </w:rPr>
        <w:t xml:space="preserve">SAMPLE LOGISTICS Limited</w:t>
        <w:tab/>
        <w:t xml:space="preserve">B00000114 </w:t>
        <w:tab/>
        <w:t xml:space="preserve">C/ Ejemplo, 14 – MD4 4DD (Corvinas)</w:t>
      </w:r>
      <w:bookmarkEnd w:id="147"/>
    </w:p>
    <w:p w14:paraId="47BB4CCD" w:rsidR="00A81AA8">
      <w:pPr>
        <w:pStyle w:val="CMSANBodyText"/>
        <w:rPr>
          <w:lang w:val="pt-PT"/>
        </w:rPr>
      </w:pPr>
      <w:bookmarkStart w:id="148" w:name="BM_01M3YN228EE8AAJ6JBDFKKMG00"/>
      <w:r>
        <w:rPr>
          <w:lang w:val="es-ES"/>
        </w:rPr>
        <w:t xml:space="preserve">MUESTRA 99 Limited </w:t>
        <w:tab/>
        <w:tab/>
        <w:tab/>
        <w:tab/>
        <w:tab/>
        <w:tab/>
        <w:tab/>
      </w:r>
      <w:r>
        <w:rPr>
          <w:lang w:val="pt-PT"/>
        </w:rPr>
        <w:t xml:space="preserve">B00000115 </w:t>
        <w:tab/>
        <w:t xml:space="preserve">C/ Ejemplo, 15 – MD4 4DD (Corvinas)</w:t>
      </w:r>
      <w:bookmarkEnd w:id="148"/>
    </w:p>
    <w:p w14:paraId="777E265E" w:rsidR="00A81AA8">
      <w:pPr>
        <w:pStyle w:val="CMSANBodyText"/>
        <w:rPr>
          <w:lang w:val="pt-PT"/>
        </w:rPr>
      </w:pPr>
      <w:bookmarkStart w:id="149" w:name="BM_01M3YN228EH4S4GWQ1X01KXQAP"/>
      <w:r>
        <w:rPr>
          <w:lang w:val="pt-PT"/>
        </w:rPr>
        <w:t xml:space="preserve">MUESTRASOFT 2004 Limited</w:t>
        <w:tab/>
        <w:tab/>
        <w:tab/>
        <w:tab/>
        <w:tab/>
        <w:tab/>
        <w:tab/>
        <w:t>B00000116</w:t>
        <w:tab/>
        <w:t xml:space="preserve">C/ Ejemplo, 16 – MD4 4DD (Corvinas)</w:t>
      </w:r>
      <w:bookmarkEnd w:id="149"/>
    </w:p>
    <w:p w14:paraId="3D92D271" w:rsidR="00A81AA8">
      <w:pPr>
        <w:pStyle w:val="CMSANBodyText"/>
        <w:rPr>
          <w:lang w:val="pt-PT"/>
        </w:rPr>
      </w:pPr>
      <w:bookmarkStart w:id="150" w:name="BM_01M3YN228EHSDNHB13J6149YRN"/>
      <w:r>
        <w:rPr>
          <w:lang w:val="pt-PT"/>
        </w:rPr>
        <w:t xml:space="preserve">LUSOEJEMPLO Limited </w:t>
        <w:tab/>
        <w:tab/>
        <w:tab/>
        <w:tab/>
        <w:tab/>
        <w:tab/>
        <w:tab/>
        <w:t>B00000117</w:t>
        <w:tab/>
        <w:t xml:space="preserve">C/ Ejemplo, 17 – MD4 4DD (Corvinas)</w:t>
      </w:r>
      <w:bookmarkEnd w:id="150"/>
    </w:p>
    <w:p w14:paraId="44A02147" w:rsidR="00A81AA8">
      <w:pPr>
        <w:pStyle w:val="CMSANBodyText"/>
        <w:rPr>
          <w:lang w:val="es-ES"/>
        </w:rPr>
      </w:pPr>
      <w:bookmarkStart w:id="151" w:name="BM_01M3YN228E45RDJQVDGJ6B9PZK"/>
      <w:r>
        <w:rPr>
          <w:lang w:val="es-ES"/>
        </w:rPr>
        <w:lastRenderedPageBreak/>
      </w:r>
      <w:r>
        <w:rPr>
          <w:lang w:val="es-ES"/>
        </w:rPr>
        <w:t xml:space="preserve">ECOPLATAFORMA EJEMPLO Limited</w:t>
        <w:tab/>
        <w:tab/>
        <w:tab/>
        <w:tab/>
        <w:tab/>
        <w:t>B00000118</w:t>
        <w:tab/>
        <w:t xml:space="preserve">C/ Ejemplo, 18 – MD4 4DD (Corvinas) </w:t>
      </w:r>
      <w:bookmarkEnd w:id="151"/>
    </w:p>
    <w:p w14:paraId="4E296DAB" w:rsidR="00A81AA8">
      <w:pPr>
        <w:pStyle w:val="CMSANBodyText"/>
        <w:rPr>
          <w:lang w:val="es-ES"/>
        </w:rPr>
      </w:pPr>
      <w:bookmarkStart w:id="152" w:name="BM_01M3YN228EHM1X74SK00MFY2PP"/>
      <w:r>
        <w:rPr>
          <w:lang w:val="es-ES"/>
        </w:rPr>
        <w:t xml:space="preserve">COMPAÑÍA EJEMPLO DE SERVICIOS NORTE</w:t>
      </w:r>
      <w:bookmarkEnd w:id="152"/>
    </w:p>
    <w:p w14:paraId="266120E6" w:rsidR="00A81AA8">
      <w:pPr>
        <w:pStyle w:val="CMSANBodyText"/>
        <w:rPr>
          <w:lang w:val="es-ES"/>
        </w:rPr>
      </w:pPr>
      <w:bookmarkStart w:id="153" w:name="BM_01M3YN228EVH0CCK55SHWKBPBR"/>
      <w:r>
        <w:rPr>
          <w:lang w:val="es-ES"/>
        </w:rPr>
        <w:t xml:space="preserve">EJENOR Limited</w:t>
        <w:tab/>
        <w:tab/>
        <w:tab/>
        <w:tab/>
        <w:tab/>
        <w:tab/>
        <w:tab/>
        <w:t>B00000119</w:t>
        <w:tab/>
        <w:t xml:space="preserve">C/ Ejemplo, 19 – MD4 4DD (Corvinas)</w:t>
      </w:r>
      <w:bookmarkEnd w:id="153"/>
    </w:p>
    <w:p w14:paraId="7737E0FB" w:rsidR="00A81AA8">
      <w:pPr>
        <w:pStyle w:val="CMSANBodyText"/>
        <w:rPr>
          <w:lang w:val="pt-PT"/>
        </w:rPr>
      </w:pPr>
      <w:bookmarkStart w:id="154" w:name="BM_01M3YN228ENT7PM0B7AJ3B21DM"/>
      <w:r>
        <w:rPr>
          <w:lang w:val="es-ES"/>
        </w:rPr>
        <w:t xml:space="preserve">PEÑA FICTICIA Limited</w:t>
        <w:tab/>
        <w:tab/>
        <w:tab/>
        <w:tab/>
        <w:tab/>
        <w:tab/>
      </w:r>
      <w:r>
        <w:rPr>
          <w:lang w:val="pt-PT"/>
        </w:rPr>
        <w:t>B00000120</w:t>
        <w:tab/>
        <w:t xml:space="preserve">C/ Ejemplo, 20 – MD4 4DD (Corvinas)</w:t>
      </w:r>
      <w:bookmarkEnd w:id="154"/>
    </w:p>
    <w:p w14:paraId="35BEFDB0" w:rsidR="00A81AA8">
      <w:pPr>
        <w:pStyle w:val="CMSANBodyText"/>
        <w:rPr>
          <w:lang w:val="pt-PT"/>
        </w:rPr>
      </w:pPr>
      <w:bookmarkStart w:id="155" w:name="BM_01M3YN228FEPBDA5T87HMSDP1S"/>
      <w:r>
        <w:rPr>
          <w:lang w:val="pt-PT"/>
        </w:rPr>
        <w:t xml:space="preserve">REFRIEXEMPLO Limited.</w:t>
        <w:tab/>
        <w:tab/>
        <w:tab/>
        <w:tab/>
        <w:tab/>
        <w:tab/>
        <w:tab/>
        <w:t>000000121</w:t>
        <w:tab/>
        <w:t xml:space="preserve">C/ Ejemplo, 21 – MD4 4DD (Corvinas) </w:t>
      </w:r>
      <w:bookmarkEnd w:id="155"/>
    </w:p>
    <w:p w14:paraId="7B171031" w:rsidR="00A81AA8">
      <w:pPr>
        <w:pStyle w:val="CMSANBodyText"/>
        <w:rPr>
          <w:lang w:val="pt-PT"/>
        </w:rPr>
      </w:pPr>
      <w:bookmarkStart w:id="156" w:name="BM_01M3YN228FZWVXM9WW24MF4Z7V"/>
      <w:r>
        <w:rPr>
          <w:lang w:val="pt-PT"/>
        </w:rPr>
        <w:t xml:space="preserve">ACME PARTNERS AVELON</w:t>
        <w:tab/>
        <w:tab/>
        <w:t>000000122</w:t>
        <w:tab/>
        <w:t xml:space="preserve">C/ Ejemplo, 22 – MD4 4DD (Corvinas)</w:t>
      </w:r>
      <w:bookmarkEnd w:id="156"/>
    </w:p>
    <w:p w14:paraId="3ED51E0A" w:rsidR="00A81AA8">
      <w:pPr>
        <w:pStyle w:val="CMSANBodyText"/>
        <w:rPr>
          <w:lang w:val="pt-PT"/>
        </w:rPr>
      </w:pPr>
      <w:bookmarkStart w:id="157" w:name="BM_01M3YN228F9QQM8Y1RW4GBY2FW"/>
      <w:r>
        <w:rPr>
          <w:lang w:val="pt-PT"/>
        </w:rPr>
        <w:t xml:space="preserve">Limited. </w:t>
      </w:r>
      <w:bookmarkEnd w:id="157"/>
    </w:p>
    <w:p w14:paraId="10EE3163" w:rsidR="00A81AA8">
      <w:pPr>
        <w:pStyle w:val="CMSANBodyText"/>
        <w:rPr>
          <w:lang w:val="pt-PT"/>
        </w:rPr>
      </w:pPr>
      <w:bookmarkStart w:id="158" w:name="BM_01M3YN228FRCVRRZ6VY38CFP0N"/>
      <w:r>
        <w:rPr>
          <w:lang w:val="pt-PT"/>
        </w:rPr>
        <w:t xml:space="preserve">EXEMPLO SERVIÇOS Limited</w:t>
        <w:tab/>
        <w:tab/>
        <w:tab/>
        <w:tab/>
        <w:tab/>
        <w:tab/>
        <w:t>000000123</w:t>
        <w:tab/>
        <w:t xml:space="preserve">C/ Ejemplo, 23 – MD4 4DD (Corvinas) </w:t>
      </w:r>
      <w:bookmarkEnd w:id="158"/>
    </w:p>
    <w:p w14:paraId="1CE96EF2" w:rsidR="00A81AA8">
      <w:pPr>
        <w:pStyle w:val="CMSANBodyText"/>
        <w:rPr>
          <w:lang w:val="es-ES"/>
        </w:rPr>
      </w:pPr>
      <w:bookmarkStart w:id="159" w:name="BM_01M3YN228FJA6DJNG6DG0JE73N"/>
      <w:r>
        <w:rPr>
          <w:lang w:val="es-ES"/>
        </w:rPr>
        <w:t xml:space="preserve">SURMUESTRA Limited</w:t>
        <w:tab/>
        <w:tab/>
        <w:tab/>
        <w:tab/>
        <w:tab/>
        <w:tab/>
        <w:tab/>
        <w:t>B00000124</w:t>
        <w:tab/>
        <w:t xml:space="preserve">C/ Ejemplo, 24 – MD4 4DD (Corvinas)</w:t>
      </w:r>
      <w:bookmarkEnd w:id="159"/>
    </w:p>
    <w:p w14:paraId="4251F46F" w:rsidR="00A81AA8">
      <w:pPr>
        <w:pStyle w:val="CMSANBodyText"/>
        <w:rPr>
          <w:lang w:val="es-ES"/>
        </w:rPr>
      </w:pPr>
      <w:bookmarkStart w:id="160" w:name="BM_01M3YN228F8G4RCST2Z46BA4HN"/>
      <w:r>
        <w:rPr>
          <w:lang w:val="es-ES"/>
        </w:rPr>
        <w:t xml:space="preserve">FICTALBA Limited</w:t>
        <w:tab/>
        <w:tab/>
        <w:tab/>
        <w:tab/>
        <w:tab/>
        <w:tab/>
        <w:tab/>
        <w:t>B00000125</w:t>
        <w:tab/>
        <w:t xml:space="preserve">C/ Ejemplo, 25 – MD4 4DD (Corvinas)</w:t>
      </w:r>
      <w:bookmarkEnd w:id="160"/>
    </w:p>
    <w:p w14:paraId="5D1B1AD8" w:rsidR="00A81AA8">
      <w:pPr>
        <w:pStyle w:val="CMSANBodyText"/>
        <w:rPr>
          <w:lang w:val="pt-PT"/>
        </w:rPr>
      </w:pPr>
      <w:bookmarkStart w:id="161" w:name="BM_01M3YN228FJJM5QN8PJK4HGGC8"/>
      <w:r>
        <w:rPr>
          <w:lang w:val="es-ES"/>
        </w:rPr>
        <w:t xml:space="preserve">SOLARES Y EDIFICIOS EJEMPLO Limited</w:t>
        <w:tab/>
        <w:tab/>
        <w:tab/>
      </w:r>
      <w:r>
        <w:rPr>
          <w:lang w:val="pt-PT"/>
        </w:rPr>
        <w:t>B00000126</w:t>
        <w:tab/>
        <w:t xml:space="preserve">C/ Ejemplo, 26 – MD4 4DD (Corvinas)</w:t>
      </w:r>
      <w:bookmarkEnd w:id="161"/>
    </w:p>
    <w:p w14:paraId="73E1A61C" w:rsidR="00A81AA8">
      <w:pPr>
        <w:pStyle w:val="CMSANBodyText"/>
        <w:rPr>
          <w:lang w:val="es-ES"/>
        </w:rPr>
      </w:pPr>
      <w:bookmarkStart w:id="162" w:name="BM_01M3YN228G7F3W6NMDV2TQCDSV"/>
      <w:r>
        <w:rPr>
          <w:lang w:val="es-ES"/>
        </w:rPr>
        <w:t xml:space="preserve">SERVICIOS DEL PICO FICTICIO Limited</w:t>
        <w:tab/>
        <w:tab/>
        <w:tab/>
        <w:tab/>
        <w:t>B00000127</w:t>
        <w:tab/>
        <w:t xml:space="preserve">C/ Ejemplo, 27 – MD4 4DD (Corvinas)</w:t>
      </w:r>
      <w:bookmarkEnd w:id="162"/>
    </w:p>
    <w:p w14:paraId="32AE719D" w:rsidR="00A81AA8">
      <w:pPr>
        <w:pStyle w:val="CMSANBodyText"/>
        <w:rPr>
          <w:lang w:val="es-ES"/>
        </w:rPr>
      </w:pPr>
      <w:bookmarkStart w:id="163" w:name="BM_01M3YN228GNYNKM003XJ07Y0BZ"/>
      <w:r>
        <w:rPr>
          <w:lang w:val="es-ES"/>
        </w:rPr>
        <w:t xml:space="preserve">ACMEIP SOPORTE Limited</w:t>
        <w:tab/>
        <w:tab/>
        <w:tab/>
        <w:tab/>
        <w:tab/>
        <w:tab/>
        <w:t>B00000128</w:t>
        <w:tab/>
        <w:t xml:space="preserve">C/ Ejemplo, 28 – MD4 4DD (Corvinas)</w:t>
      </w:r>
      <w:bookmarkEnd w:id="163"/>
    </w:p>
    <w:p w14:paraId="58F63F80" w:rsidR="00E545D2">
      <w:pPr>
        <w:rPr>
          <w:lang w:val="es-ES"/>
        </w:rPr>
      </w:pPr>
      <w:bookmarkStart w:id="164" w:name="BM_01M3YN228GN6HEGJPHDY5309VP"/>
      <w:bookmarkEnd w:id="164"/>
    </w:p>
    <w:p w14:paraId="7E37B70A">
      <w:pPr>
        <w:pStyle w:val="CMSANHeadline"/>
        <w:rPr>
          <w:caps w:val="0"/>
          <w:lang w:val="es-ES"/>
        </w:rPr>
      </w:pPr>
      <w:bookmarkStart w:id="165" w:name="BM_01M3YN228GSCNTMHQ7JJBKHAKT"/>
      <w:bookmarkEnd w:id="1"/>
      <w:bookmarkEnd w:id="165"/>
    </w:p>
    <w:sectPr w:rsidR="00E545D2" w:rsidRPr="00A81AA8" w:rsidSect="00305DE5">
      <w:footerReference w:type="default" r:id="rId13"/>
      <w:headerReference w:type="default" r:id="rId16"/>
      <w:pgSz w:w="12240" w:h="15840"/>
      <w:pgMar w:top="720" w:right="726" w:bottom="450" w:left="11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F9FE" w:rsidR="00B91EE9">
      <w:r>
        <w:separator/>
      </w:r>
    </w:p>
  </w:endnote>
  <w:endnote w:type="continuationSeparator" w:id="0">
    <w:p w14:paraId="579B4585" w:rsidR="00B91EE9">
      <w:r>
        <w:continuationSeparator/>
      </w:r>
    </w:p>
  </w:endnote>
  <w:endnote w:type="continuationNotice" w:id="1">
    <w:p w14:paraId="3A93D90C" w:rsidR="00B91E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3" w:usb1="00000000" w:usb2="00000000" w:usb3="00000000" w:csb0="00000001" w:csb1="00000000"/>
  </w:font>
  <w:font w:name="Helv 10pt">
    <w:altName w:val="Arial"/>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8D0A" w:rsidR="00C2495E">
    <w:pPr>
      <w:pStyle w:val="Fuzeile"/>
    </w:pPr>
    <w:r>
      <w:rPr>
        <w:noProof/>
        <w:snapToGrid/>
      </w:rPr>
      <mc:AlternateContent>
        <mc:Choice Requires="wps">
          <w:drawing>
            <wp:anchor distT="0" distB="0" distL="114300" distR="114300" simplePos="0" relativeHeight="251657216" behindDoc="0" locked="0" layoutInCell="0" allowOverlap="1" wp14:anchorId="0C677F24" wp14:editId="5E0BB00A">
              <wp:simplePos x="0" y="0"/>
              <wp:positionH relativeFrom="page">
                <wp:posOffset>0</wp:posOffset>
              </wp:positionH>
              <wp:positionV relativeFrom="page">
                <wp:posOffset>9594215</wp:posOffset>
              </wp:positionV>
              <wp:extent cx="7772400" cy="273050"/>
              <wp:effectExtent l="0" t="0" r="0" b="12700"/>
              <wp:wrapNone/>
              <wp:docPr id="1" name="MSIPCMd0f44c5893208dd088cc7d4b" descr="{&quot;HashCode&quot;:14551679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8B7BC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C677F24" id="_x0000_t202" coordsize="21600,21600" o:spt="202" path="m,l,21600r21600,l21600,xe">
              <v:stroke joinstyle="miter"/>
              <v:path gradientshapeok="t" o:connecttype="rect"/>
            </v:shapetype>
            <v:shape id="MSIPCMd0f44c5893208dd088cc7d4b" o:spid="_x0000_s1026" type="#_x0000_t202" alt="{&quot;HashCode&quot;:1455167957,&quot;Height&quot;:792.0,&quot;Width&quot;:612.0,&quot;Placement&quot;:&quot;Footer&quot;,&quot;Index&quot;:&quot;Primary&quot;,&quot;Section&quot;:1,&quot;Top&quot;:0.0,&quot;Left&quot;:0.0}" style="position:absolute;left:0;text-align:left;margin-left:0;margin-top:755.45pt;width:612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018B7BCB" w14:textId="4992A5FC" w:rsidR="00C2495E" w:rsidRPr="00C2495E" w:rsidRDefault="00C2495E" w:rsidP="00C2495E">
                    <w:pPr>
                      <w:jc w:val="center"/>
                      <w:rPr>
                        <w:rFonts w:ascii="Calibri" w:hAnsi="Calibri" w:cs="Calibri"/>
                        <w:color w:val="000000"/>
                        <w:sz w:val="20"/>
                      </w:rPr>
                    </w:pPr>
                    <w:r w:rsidRPr="00C2495E">
                      <w:rPr>
                        <w:rFonts w:ascii="Calibri" w:hAnsi="Calibri" w:cs="Calibri"/>
                        <w:color w:val="000000"/>
                        <w:sz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DE68" w:rsidR="00B91EE9">
      <w:r>
        <w:separator/>
      </w:r>
    </w:p>
  </w:footnote>
  <w:footnote w:type="continuationSeparator" w:id="0">
    <w:p w14:paraId="6DBF8CC9" w:rsidR="00B91EE9">
      <w:r>
        <w:continuationSeparator/>
      </w:r>
    </w:p>
  </w:footnote>
  <w:footnote w:type="continuationNotice" w:id="1">
    <w:p w14:paraId="66CD7179" w:rsidR="00B91EE9"/>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37B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4A"/>
    <w:multiLevelType w:val="multilevel"/>
    <w:tmpl w:val="6AB63E22"/>
    <w:name w:val="WDX-Numbering"/>
    <w:lvl w:ilvl="0">
      <w:start w:val="1"/>
      <w:numFmt w:val="decimal"/>
      <w:pStyle w:val="Level5"/>
      <w:lvlText w:val="%1."/>
      <w:lvlJc w:val="left"/>
      <w:pPr>
        <w:tabs>
          <w:tab w:val="num" w:pos="851"/>
        </w:tabs>
        <w:ind w:left="851" w:hanging="851"/>
      </w:pPr>
      <w:rPr>
        <w:rFonts w:ascii="Arial" w:hAnsi="Arial" w:hint="default"/>
        <w:spacing w:val="0"/>
      </w:rPr>
    </w:lvl>
    <w:lvl w:ilvl="1">
      <w:start w:val="1"/>
      <w:numFmt w:val="decimal"/>
      <w:pStyle w:val="Level6"/>
      <w:lvlText w:val="%1.%2"/>
      <w:lvlJc w:val="left"/>
      <w:pPr>
        <w:tabs>
          <w:tab w:val="num" w:pos="851"/>
        </w:tabs>
        <w:ind w:left="851" w:hanging="851"/>
      </w:pPr>
    </w:lvl>
    <w:lvl w:ilvl="2">
      <w:start w:val="1"/>
      <w:numFmt w:val="decimal"/>
      <w:pStyle w:val="Level3"/>
      <w:lvlText w:val="%1.%2.%3"/>
      <w:lvlJc w:val="left"/>
      <w:pPr>
        <w:tabs>
          <w:tab w:val="num" w:pos="1701"/>
        </w:tabs>
        <w:ind w:left="1701" w:hanging="850"/>
      </w:pPr>
    </w:lvl>
    <w:lvl w:ilvl="3">
      <w:start w:val="1"/>
      <w:numFmt w:val="lowerLetter"/>
      <w:pStyle w:val="Level4"/>
      <w:lvlText w:val="(%4)"/>
      <w:lvlJc w:val="left"/>
      <w:pPr>
        <w:tabs>
          <w:tab w:val="num" w:pos="2552"/>
        </w:tabs>
        <w:ind w:left="2552" w:hanging="851"/>
      </w:pPr>
    </w:lvl>
    <w:lvl w:ilvl="4">
      <w:start w:val="1"/>
      <w:numFmt w:val="lowerRoman"/>
      <w:pStyle w:val="Level5"/>
      <w:lvlText w:val="(%5)"/>
      <w:lvlJc w:val="left"/>
      <w:pPr>
        <w:tabs>
          <w:tab w:val="num" w:pos="3402"/>
        </w:tabs>
        <w:ind w:left="3402" w:hanging="850"/>
      </w:pPr>
    </w:lvl>
    <w:lvl w:ilvl="5">
      <w:start w:val="1"/>
      <w:numFmt w:val="decimal"/>
      <w:pStyle w:val="Level6"/>
      <w:lvlText w:val="(%6)"/>
      <w:lvlJc w:val="left"/>
      <w:pPr>
        <w:tabs>
          <w:tab w:val="num" w:pos="4253"/>
        </w:tabs>
        <w:ind w:left="4253" w:hanging="851"/>
      </w:pPr>
    </w:lvl>
    <w:lvl w:ilvl="6">
      <w:start w:val="1"/>
      <w:numFmt w:val="none"/>
      <w:lvlText w:val="(Not Defined)"/>
      <w:lvlJc w:val="left"/>
      <w:pPr>
        <w:tabs>
          <w:tab w:val="num" w:pos="3600"/>
        </w:tabs>
        <w:ind w:left="3240" w:hanging="1080"/>
      </w:pPr>
    </w:lvl>
    <w:lvl w:ilvl="7">
      <w:start w:val="1"/>
      <w:numFmt w:val="none"/>
      <w:lvlText w:val="(Not Defined)"/>
      <w:lvlJc w:val="left"/>
      <w:pPr>
        <w:tabs>
          <w:tab w:val="num" w:pos="3744"/>
        </w:tabs>
        <w:ind w:left="3744" w:hanging="1224"/>
      </w:pPr>
    </w:lvl>
    <w:lvl w:ilvl="8">
      <w:start w:val="1"/>
      <w:numFmt w:val="none"/>
      <w:lvlText w:val="(Not Defined)"/>
      <w:lvlJc w:val="left"/>
      <w:pPr>
        <w:tabs>
          <w:tab w:val="num" w:pos="4320"/>
        </w:tabs>
        <w:ind w:left="4320" w:hanging="1440"/>
      </w:pPr>
    </w:lvl>
  </w:abstractNum>
  <w:abstractNum w:abstractNumId="10" w15:restartNumberingAfterBreak="0">
    <w:nsid w:val="1D9D36F4"/>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1" w15:restartNumberingAfterBreak="0">
    <w:nsid w:val="1DF877AA"/>
    <w:multiLevelType w:val="hybridMultilevel"/>
    <w:tmpl w:val="05168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0714C"/>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13" w15:restartNumberingAfterBreak="0">
    <w:nsid w:val="26D455FD"/>
    <w:multiLevelType w:val="hybridMultilevel"/>
    <w:tmpl w:val="BFCA435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7F235DA"/>
    <w:multiLevelType w:val="hybridMultilevel"/>
    <w:tmpl w:val="EF0C3688"/>
    <w:lvl w:ilvl="0" w:tplc="320A028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9A2541D"/>
    <w:multiLevelType w:val="hybridMultilevel"/>
    <w:tmpl w:val="2A9E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32108"/>
    <w:multiLevelType w:val="hybridMultilevel"/>
    <w:tmpl w:val="EEC0ED4E"/>
    <w:lvl w:ilvl="0" w:tplc="04130011">
      <w:start w:val="1"/>
      <w:numFmt w:val="decimal"/>
      <w:lvlText w:val="%1)"/>
      <w:lvlJc w:val="left"/>
      <w:pPr>
        <w:tabs>
          <w:tab w:val="num" w:pos="644"/>
        </w:tabs>
        <w:ind w:left="644"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32C444EE"/>
    <w:multiLevelType w:val="hybridMultilevel"/>
    <w:tmpl w:val="30BAA446"/>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8" w15:restartNumberingAfterBreak="0">
    <w:nsid w:val="34473BBB"/>
    <w:multiLevelType w:val="multilevel"/>
    <w:tmpl w:val="7B502E4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PicBulletId w:val="1"/>
      <w:lvlJc w:val="left"/>
      <w:pPr>
        <w:tabs>
          <w:tab w:val="num" w:pos="1440"/>
        </w:tabs>
        <w:ind w:left="1440" w:hanging="360"/>
      </w:pPr>
      <w:rPr>
        <w:rFonts w:ascii="Courier New" w:hAnsi="Courier New" w:hint="default"/>
        <w:sz w:val="20"/>
      </w:rPr>
    </w:lvl>
    <w:lvl w:ilvl="2">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1628"/>
    <w:multiLevelType w:val="multilevel"/>
    <w:tmpl w:val="2C588866"/>
    <w:lvl w:ilvl="0">
      <w:start w:val="6"/>
      <w:numFmt w:val="decimal"/>
      <w:lvlText w:val="%1"/>
      <w:lvlJc w:val="left"/>
      <w:pPr>
        <w:tabs>
          <w:tab w:val="num" w:pos="405"/>
        </w:tabs>
        <w:ind w:left="405" w:hanging="405"/>
      </w:pPr>
      <w:rPr>
        <w:rFonts w:hint="default"/>
      </w:rPr>
    </w:lvl>
    <w:lvl w:ilvl="1">
      <w:start w:val="1"/>
      <w:numFmt w:val="decimal"/>
      <w:pStyle w:val="Style4"/>
      <w:lvlText w:val="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2EF4686"/>
    <w:multiLevelType w:val="hybridMultilevel"/>
    <w:tmpl w:val="8EF26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FB5732"/>
    <w:multiLevelType w:val="multilevel"/>
    <w:tmpl w:val="613E0F8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C74603E"/>
    <w:multiLevelType w:val="hybridMultilevel"/>
    <w:tmpl w:val="2DE63B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D3D14D1"/>
    <w:multiLevelType w:val="hybridMultilevel"/>
    <w:tmpl w:val="F210CF6C"/>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3EB43D19"/>
    <w:multiLevelType w:val="singleLevel"/>
    <w:tmpl w:val="08090011"/>
    <w:lvl w:ilvl="0">
      <w:start w:val="1"/>
      <w:numFmt w:val="decimal"/>
      <w:pStyle w:val="StyleLevel2Bold"/>
      <w:lvlText w:val="%1)"/>
      <w:lvlJc w:val="left"/>
      <w:pPr>
        <w:tabs>
          <w:tab w:val="num" w:pos="360"/>
        </w:tabs>
        <w:ind w:left="360" w:hanging="360"/>
      </w:pPr>
      <w:rPr>
        <w:rFonts w:hint="default"/>
      </w:rPr>
    </w:lvl>
  </w:abstractNum>
  <w:abstractNum w:abstractNumId="24" w15:restartNumberingAfterBreak="0">
    <w:nsid w:val="3FCE0EDC"/>
    <w:multiLevelType w:val="hybridMultilevel"/>
    <w:tmpl w:val="43BCFBA8"/>
    <w:lvl w:ilvl="0" w:tplc="AE2A1A9E">
      <w:start w:val="1"/>
      <w:numFmt w:val="decimal"/>
      <w:lvlText w:val="%1)"/>
      <w:lvlJc w:val="left"/>
      <w:pPr>
        <w:tabs>
          <w:tab w:val="num" w:pos="720"/>
        </w:tabs>
        <w:ind w:left="720" w:hanging="360"/>
      </w:pPr>
      <w:rPr>
        <w:rFonts w:hint="default"/>
      </w:rPr>
    </w:lvl>
    <w:lvl w:ilvl="1" w:tplc="5EC06F46">
      <w:start w:val="1"/>
      <w:numFmt w:val="lowerLetter"/>
      <w:lvlText w:val="%2."/>
      <w:lvlJc w:val="left"/>
      <w:pPr>
        <w:tabs>
          <w:tab w:val="num" w:pos="1440"/>
        </w:tabs>
        <w:ind w:left="1440" w:hanging="360"/>
      </w:pPr>
    </w:lvl>
    <w:lvl w:ilvl="2" w:tplc="4358F714">
      <w:start w:val="1"/>
      <w:numFmt w:val="lowerRoman"/>
      <w:lvlText w:val="%3."/>
      <w:lvlJc w:val="right"/>
      <w:pPr>
        <w:tabs>
          <w:tab w:val="num" w:pos="2160"/>
        </w:tabs>
        <w:ind w:left="2160" w:hanging="180"/>
      </w:pPr>
    </w:lvl>
    <w:lvl w:ilvl="3" w:tplc="5C905FBE" w:tentative="1">
      <w:start w:val="1"/>
      <w:numFmt w:val="decimal"/>
      <w:lvlText w:val="%4."/>
      <w:lvlJc w:val="left"/>
      <w:pPr>
        <w:tabs>
          <w:tab w:val="num" w:pos="2880"/>
        </w:tabs>
        <w:ind w:left="2880" w:hanging="360"/>
      </w:pPr>
    </w:lvl>
    <w:lvl w:ilvl="4" w:tplc="4ED6E6DA" w:tentative="1">
      <w:start w:val="1"/>
      <w:numFmt w:val="lowerLetter"/>
      <w:lvlText w:val="%5."/>
      <w:lvlJc w:val="left"/>
      <w:pPr>
        <w:tabs>
          <w:tab w:val="num" w:pos="3600"/>
        </w:tabs>
        <w:ind w:left="3600" w:hanging="360"/>
      </w:pPr>
    </w:lvl>
    <w:lvl w:ilvl="5" w:tplc="C0D09CA0" w:tentative="1">
      <w:start w:val="1"/>
      <w:numFmt w:val="lowerRoman"/>
      <w:lvlText w:val="%6."/>
      <w:lvlJc w:val="right"/>
      <w:pPr>
        <w:tabs>
          <w:tab w:val="num" w:pos="4320"/>
        </w:tabs>
        <w:ind w:left="4320" w:hanging="180"/>
      </w:pPr>
    </w:lvl>
    <w:lvl w:ilvl="6" w:tplc="10E6C96C" w:tentative="1">
      <w:start w:val="1"/>
      <w:numFmt w:val="decimal"/>
      <w:lvlText w:val="%7."/>
      <w:lvlJc w:val="left"/>
      <w:pPr>
        <w:tabs>
          <w:tab w:val="num" w:pos="5040"/>
        </w:tabs>
        <w:ind w:left="5040" w:hanging="360"/>
      </w:pPr>
    </w:lvl>
    <w:lvl w:ilvl="7" w:tplc="AD4E17F2" w:tentative="1">
      <w:start w:val="1"/>
      <w:numFmt w:val="lowerLetter"/>
      <w:lvlText w:val="%8."/>
      <w:lvlJc w:val="left"/>
      <w:pPr>
        <w:tabs>
          <w:tab w:val="num" w:pos="5760"/>
        </w:tabs>
        <w:ind w:left="5760" w:hanging="360"/>
      </w:pPr>
    </w:lvl>
    <w:lvl w:ilvl="8" w:tplc="0FB2A1DA" w:tentative="1">
      <w:start w:val="1"/>
      <w:numFmt w:val="lowerRoman"/>
      <w:lvlText w:val="%9."/>
      <w:lvlJc w:val="right"/>
      <w:pPr>
        <w:tabs>
          <w:tab w:val="num" w:pos="6480"/>
        </w:tabs>
        <w:ind w:left="6480" w:hanging="180"/>
      </w:pPr>
    </w:lvl>
  </w:abstractNum>
  <w:abstractNum w:abstractNumId="25" w15:restartNumberingAfterBreak="0">
    <w:nsid w:val="45161843"/>
    <w:multiLevelType w:val="singleLevel"/>
    <w:tmpl w:val="1974CD5A"/>
    <w:lvl w:ilvl="0">
      <w:start w:val="1"/>
      <w:numFmt w:val="bullet"/>
      <w:pStyle w:val="NormalPolitesse"/>
      <w:lvlText w:val=""/>
      <w:lvlJc w:val="left"/>
      <w:pPr>
        <w:tabs>
          <w:tab w:val="num" w:pos="360"/>
        </w:tabs>
        <w:ind w:left="0" w:firstLine="0"/>
      </w:pPr>
      <w:rPr>
        <w:rFonts w:ascii="Wingdings" w:hAnsi="Wingdings" w:hint="default"/>
        <w:sz w:val="24"/>
      </w:rPr>
    </w:lvl>
  </w:abstractNum>
  <w:abstractNum w:abstractNumId="26" w15:restartNumberingAfterBreak="0">
    <w:nsid w:val="462B16E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7" w15:restartNumberingAfterBreak="0">
    <w:nsid w:val="4AB8291D"/>
    <w:multiLevelType w:val="multilevel"/>
    <w:tmpl w:val="FE7A2BD6"/>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8" w15:restartNumberingAfterBreak="0">
    <w:nsid w:val="4C9E7F7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29" w15:restartNumberingAfterBreak="0">
    <w:nsid w:val="52445313"/>
    <w:multiLevelType w:val="hybridMultilevel"/>
    <w:tmpl w:val="0CFEEE78"/>
    <w:lvl w:ilvl="0" w:tplc="AF5E4D84">
      <w:start w:val="1"/>
      <w:numFmt w:val="bullet"/>
      <w:lvlText w:val=""/>
      <w:lvlJc w:val="left"/>
      <w:pPr>
        <w:ind w:left="720" w:hanging="360"/>
      </w:pPr>
      <w:rPr>
        <w:rFonts w:ascii="Symbol" w:hAnsi="Symbol" w:hint="default"/>
      </w:rPr>
    </w:lvl>
    <w:lvl w:ilvl="1" w:tplc="4D286F12">
      <w:start w:val="1"/>
      <w:numFmt w:val="bullet"/>
      <w:lvlText w:val="o"/>
      <w:lvlJc w:val="left"/>
      <w:pPr>
        <w:ind w:left="1440" w:hanging="360"/>
      </w:pPr>
      <w:rPr>
        <w:rFonts w:ascii="Courier New" w:hAnsi="Courier New" w:cs="Courier New" w:hint="default"/>
      </w:rPr>
    </w:lvl>
    <w:lvl w:ilvl="2" w:tplc="843EA7DA" w:tentative="1">
      <w:start w:val="1"/>
      <w:numFmt w:val="bullet"/>
      <w:lvlText w:val=""/>
      <w:lvlJc w:val="left"/>
      <w:pPr>
        <w:ind w:left="2160" w:hanging="360"/>
      </w:pPr>
      <w:rPr>
        <w:rFonts w:ascii="Wingdings" w:hAnsi="Wingdings" w:hint="default"/>
      </w:rPr>
    </w:lvl>
    <w:lvl w:ilvl="3" w:tplc="0220075C" w:tentative="1">
      <w:start w:val="1"/>
      <w:numFmt w:val="bullet"/>
      <w:lvlText w:val=""/>
      <w:lvlJc w:val="left"/>
      <w:pPr>
        <w:ind w:left="2880" w:hanging="360"/>
      </w:pPr>
      <w:rPr>
        <w:rFonts w:ascii="Symbol" w:hAnsi="Symbol" w:hint="default"/>
      </w:rPr>
    </w:lvl>
    <w:lvl w:ilvl="4" w:tplc="D366AB78" w:tentative="1">
      <w:start w:val="1"/>
      <w:numFmt w:val="bullet"/>
      <w:lvlText w:val="o"/>
      <w:lvlJc w:val="left"/>
      <w:pPr>
        <w:ind w:left="3600" w:hanging="360"/>
      </w:pPr>
      <w:rPr>
        <w:rFonts w:ascii="Courier New" w:hAnsi="Courier New" w:cs="Courier New" w:hint="default"/>
      </w:rPr>
    </w:lvl>
    <w:lvl w:ilvl="5" w:tplc="8FF2AB72" w:tentative="1">
      <w:start w:val="1"/>
      <w:numFmt w:val="bullet"/>
      <w:lvlText w:val=""/>
      <w:lvlJc w:val="left"/>
      <w:pPr>
        <w:ind w:left="4320" w:hanging="360"/>
      </w:pPr>
      <w:rPr>
        <w:rFonts w:ascii="Wingdings" w:hAnsi="Wingdings" w:hint="default"/>
      </w:rPr>
    </w:lvl>
    <w:lvl w:ilvl="6" w:tplc="A7EA2620" w:tentative="1">
      <w:start w:val="1"/>
      <w:numFmt w:val="bullet"/>
      <w:lvlText w:val=""/>
      <w:lvlJc w:val="left"/>
      <w:pPr>
        <w:ind w:left="5040" w:hanging="360"/>
      </w:pPr>
      <w:rPr>
        <w:rFonts w:ascii="Symbol" w:hAnsi="Symbol" w:hint="default"/>
      </w:rPr>
    </w:lvl>
    <w:lvl w:ilvl="7" w:tplc="1098D520" w:tentative="1">
      <w:start w:val="1"/>
      <w:numFmt w:val="bullet"/>
      <w:lvlText w:val="o"/>
      <w:lvlJc w:val="left"/>
      <w:pPr>
        <w:ind w:left="5760" w:hanging="360"/>
      </w:pPr>
      <w:rPr>
        <w:rFonts w:ascii="Courier New" w:hAnsi="Courier New" w:cs="Courier New" w:hint="default"/>
      </w:rPr>
    </w:lvl>
    <w:lvl w:ilvl="8" w:tplc="C27823BC" w:tentative="1">
      <w:start w:val="1"/>
      <w:numFmt w:val="bullet"/>
      <w:lvlText w:val=""/>
      <w:lvlJc w:val="left"/>
      <w:pPr>
        <w:ind w:left="6480" w:hanging="360"/>
      </w:pPr>
      <w:rPr>
        <w:rFonts w:ascii="Wingdings" w:hAnsi="Wingdings" w:hint="default"/>
      </w:rPr>
    </w:lvl>
  </w:abstractNum>
  <w:abstractNum w:abstractNumId="3" w15:restartNumberingAfterBreak="0">
    <w:nsid w:val="05692F50"/>
    <w:multiLevelType w:val="hybridMultilevel"/>
    <w:tmpl w:val="892CC90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0" w15:restartNumberingAfterBreak="0">
    <w:nsid w:val="52902322"/>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1" w15:restartNumberingAfterBreak="0">
    <w:nsid w:val="53400C17"/>
    <w:multiLevelType w:val="hybridMultilevel"/>
    <w:tmpl w:val="1EF60D52"/>
    <w:lvl w:ilvl="0" w:tplc="B81457DA">
      <w:start w:val="1"/>
      <w:numFmt w:val="bullet"/>
      <w:lvlText w:val=""/>
      <w:lvlJc w:val="left"/>
      <w:pPr>
        <w:tabs>
          <w:tab w:val="num" w:pos="720"/>
        </w:tabs>
        <w:ind w:left="720" w:hanging="360"/>
      </w:pPr>
      <w:rPr>
        <w:rFonts w:ascii="Symbol" w:hAnsi="Symbol" w:hint="default"/>
      </w:rPr>
    </w:lvl>
    <w:lvl w:ilvl="1" w:tplc="ADF64AEC" w:tentative="1">
      <w:start w:val="1"/>
      <w:numFmt w:val="bullet"/>
      <w:lvlText w:val="o"/>
      <w:lvlJc w:val="left"/>
      <w:pPr>
        <w:tabs>
          <w:tab w:val="num" w:pos="1440"/>
        </w:tabs>
        <w:ind w:left="1440" w:hanging="360"/>
      </w:pPr>
      <w:rPr>
        <w:rFonts w:ascii="Courier New" w:hAnsi="Courier New" w:cs="Courier New" w:hint="default"/>
      </w:rPr>
    </w:lvl>
    <w:lvl w:ilvl="2" w:tplc="B5F4D562" w:tentative="1">
      <w:start w:val="1"/>
      <w:numFmt w:val="bullet"/>
      <w:lvlText w:val=""/>
      <w:lvlJc w:val="left"/>
      <w:pPr>
        <w:tabs>
          <w:tab w:val="num" w:pos="2160"/>
        </w:tabs>
        <w:ind w:left="2160" w:hanging="360"/>
      </w:pPr>
      <w:rPr>
        <w:rFonts w:ascii="Wingdings" w:hAnsi="Wingdings" w:hint="default"/>
      </w:rPr>
    </w:lvl>
    <w:lvl w:ilvl="3" w:tplc="89A62B38" w:tentative="1">
      <w:start w:val="1"/>
      <w:numFmt w:val="bullet"/>
      <w:lvlText w:val=""/>
      <w:lvlJc w:val="left"/>
      <w:pPr>
        <w:tabs>
          <w:tab w:val="num" w:pos="2880"/>
        </w:tabs>
        <w:ind w:left="2880" w:hanging="360"/>
      </w:pPr>
      <w:rPr>
        <w:rFonts w:ascii="Symbol" w:hAnsi="Symbol" w:hint="default"/>
      </w:rPr>
    </w:lvl>
    <w:lvl w:ilvl="4" w:tplc="74044BF0" w:tentative="1">
      <w:start w:val="1"/>
      <w:numFmt w:val="bullet"/>
      <w:lvlText w:val="o"/>
      <w:lvlJc w:val="left"/>
      <w:pPr>
        <w:tabs>
          <w:tab w:val="num" w:pos="3600"/>
        </w:tabs>
        <w:ind w:left="3600" w:hanging="360"/>
      </w:pPr>
      <w:rPr>
        <w:rFonts w:ascii="Courier New" w:hAnsi="Courier New" w:cs="Courier New" w:hint="default"/>
      </w:rPr>
    </w:lvl>
    <w:lvl w:ilvl="5" w:tplc="99606A78" w:tentative="1">
      <w:start w:val="1"/>
      <w:numFmt w:val="bullet"/>
      <w:lvlText w:val=""/>
      <w:lvlJc w:val="left"/>
      <w:pPr>
        <w:tabs>
          <w:tab w:val="num" w:pos="4320"/>
        </w:tabs>
        <w:ind w:left="4320" w:hanging="360"/>
      </w:pPr>
      <w:rPr>
        <w:rFonts w:ascii="Wingdings" w:hAnsi="Wingdings" w:hint="default"/>
      </w:rPr>
    </w:lvl>
    <w:lvl w:ilvl="6" w:tplc="02F26000" w:tentative="1">
      <w:start w:val="1"/>
      <w:numFmt w:val="bullet"/>
      <w:lvlText w:val=""/>
      <w:lvlJc w:val="left"/>
      <w:pPr>
        <w:tabs>
          <w:tab w:val="num" w:pos="5040"/>
        </w:tabs>
        <w:ind w:left="5040" w:hanging="360"/>
      </w:pPr>
      <w:rPr>
        <w:rFonts w:ascii="Symbol" w:hAnsi="Symbol" w:hint="default"/>
      </w:rPr>
    </w:lvl>
    <w:lvl w:ilvl="7" w:tplc="33047BAA" w:tentative="1">
      <w:start w:val="1"/>
      <w:numFmt w:val="bullet"/>
      <w:lvlText w:val="o"/>
      <w:lvlJc w:val="left"/>
      <w:pPr>
        <w:tabs>
          <w:tab w:val="num" w:pos="5760"/>
        </w:tabs>
        <w:ind w:left="5760" w:hanging="360"/>
      </w:pPr>
      <w:rPr>
        <w:rFonts w:ascii="Courier New" w:hAnsi="Courier New" w:cs="Courier New" w:hint="default"/>
      </w:rPr>
    </w:lvl>
    <w:lvl w:ilvl="8" w:tplc="A4FE4D0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B4A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3" w15:restartNumberingAfterBreak="0">
    <w:nsid w:val="552119E2"/>
    <w:multiLevelType w:val="hybridMultilevel"/>
    <w:tmpl w:val="22DA7A04"/>
    <w:lvl w:ilvl="0" w:tplc="AA98FDF6">
      <w:start w:val="1"/>
      <w:numFmt w:val="bullet"/>
      <w:lvlText w:val=""/>
      <w:lvlJc w:val="left"/>
      <w:pPr>
        <w:tabs>
          <w:tab w:val="num" w:pos="0"/>
        </w:tabs>
        <w:ind w:left="283" w:hanging="283"/>
      </w:pPr>
      <w:rPr>
        <w:rFonts w:ascii="Symbol" w:hAnsi="Symbol" w:hint="default"/>
        <w:color w:val="auto"/>
      </w:rPr>
    </w:lvl>
    <w:lvl w:ilvl="1" w:tplc="4BD46DAE" w:tentative="1">
      <w:start w:val="1"/>
      <w:numFmt w:val="bullet"/>
      <w:lvlText w:val="o"/>
      <w:lvlJc w:val="left"/>
      <w:pPr>
        <w:tabs>
          <w:tab w:val="num" w:pos="1440"/>
        </w:tabs>
        <w:ind w:left="1440" w:hanging="360"/>
      </w:pPr>
      <w:rPr>
        <w:rFonts w:ascii="Courier New" w:hAnsi="Courier New" w:cs="Courier New" w:hint="default"/>
      </w:rPr>
    </w:lvl>
    <w:lvl w:ilvl="2" w:tplc="1F229EEA" w:tentative="1">
      <w:start w:val="1"/>
      <w:numFmt w:val="bullet"/>
      <w:lvlText w:val=""/>
      <w:lvlJc w:val="left"/>
      <w:pPr>
        <w:tabs>
          <w:tab w:val="num" w:pos="2160"/>
        </w:tabs>
        <w:ind w:left="2160" w:hanging="360"/>
      </w:pPr>
      <w:rPr>
        <w:rFonts w:ascii="Wingdings" w:hAnsi="Wingdings" w:hint="default"/>
      </w:rPr>
    </w:lvl>
    <w:lvl w:ilvl="3" w:tplc="24E6D6FE" w:tentative="1">
      <w:start w:val="1"/>
      <w:numFmt w:val="bullet"/>
      <w:lvlText w:val=""/>
      <w:lvlJc w:val="left"/>
      <w:pPr>
        <w:tabs>
          <w:tab w:val="num" w:pos="2880"/>
        </w:tabs>
        <w:ind w:left="2880" w:hanging="360"/>
      </w:pPr>
      <w:rPr>
        <w:rFonts w:ascii="Symbol" w:hAnsi="Symbol" w:hint="default"/>
      </w:rPr>
    </w:lvl>
    <w:lvl w:ilvl="4" w:tplc="69C4EB4E" w:tentative="1">
      <w:start w:val="1"/>
      <w:numFmt w:val="bullet"/>
      <w:lvlText w:val="o"/>
      <w:lvlJc w:val="left"/>
      <w:pPr>
        <w:tabs>
          <w:tab w:val="num" w:pos="3600"/>
        </w:tabs>
        <w:ind w:left="3600" w:hanging="360"/>
      </w:pPr>
      <w:rPr>
        <w:rFonts w:ascii="Courier New" w:hAnsi="Courier New" w:cs="Courier New" w:hint="default"/>
      </w:rPr>
    </w:lvl>
    <w:lvl w:ilvl="5" w:tplc="9F1C5D5E" w:tentative="1">
      <w:start w:val="1"/>
      <w:numFmt w:val="bullet"/>
      <w:lvlText w:val=""/>
      <w:lvlJc w:val="left"/>
      <w:pPr>
        <w:tabs>
          <w:tab w:val="num" w:pos="4320"/>
        </w:tabs>
        <w:ind w:left="4320" w:hanging="360"/>
      </w:pPr>
      <w:rPr>
        <w:rFonts w:ascii="Wingdings" w:hAnsi="Wingdings" w:hint="default"/>
      </w:rPr>
    </w:lvl>
    <w:lvl w:ilvl="6" w:tplc="46242A40" w:tentative="1">
      <w:start w:val="1"/>
      <w:numFmt w:val="bullet"/>
      <w:lvlText w:val=""/>
      <w:lvlJc w:val="left"/>
      <w:pPr>
        <w:tabs>
          <w:tab w:val="num" w:pos="5040"/>
        </w:tabs>
        <w:ind w:left="5040" w:hanging="360"/>
      </w:pPr>
      <w:rPr>
        <w:rFonts w:ascii="Symbol" w:hAnsi="Symbol" w:hint="default"/>
      </w:rPr>
    </w:lvl>
    <w:lvl w:ilvl="7" w:tplc="1FDCB27A" w:tentative="1">
      <w:start w:val="1"/>
      <w:numFmt w:val="bullet"/>
      <w:lvlText w:val="o"/>
      <w:lvlJc w:val="left"/>
      <w:pPr>
        <w:tabs>
          <w:tab w:val="num" w:pos="5760"/>
        </w:tabs>
        <w:ind w:left="5760" w:hanging="360"/>
      </w:pPr>
      <w:rPr>
        <w:rFonts w:ascii="Courier New" w:hAnsi="Courier New" w:cs="Courier New" w:hint="default"/>
      </w:rPr>
    </w:lvl>
    <w:lvl w:ilvl="8" w:tplc="9A8448D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6007AFE"/>
    <w:multiLevelType w:val="hybridMultilevel"/>
    <w:tmpl w:val="88F475C6"/>
    <w:lvl w:ilvl="0" w:tplc="D8B63F3E">
      <w:start w:val="1"/>
      <w:numFmt w:val="decimal"/>
      <w:lvlText w:val="%1)"/>
      <w:lvlJc w:val="left"/>
      <w:pPr>
        <w:tabs>
          <w:tab w:val="num" w:pos="720"/>
        </w:tabs>
        <w:ind w:left="720" w:hanging="360"/>
      </w:pPr>
      <w:rPr>
        <w:rFonts w:hint="default"/>
      </w:rPr>
    </w:lvl>
    <w:lvl w:ilvl="1" w:tplc="A3A8CF0A">
      <w:start w:val="1"/>
      <w:numFmt w:val="lowerLetter"/>
      <w:lvlText w:val="%2)"/>
      <w:lvlJc w:val="left"/>
      <w:pPr>
        <w:tabs>
          <w:tab w:val="num" w:pos="1440"/>
        </w:tabs>
        <w:ind w:left="1440" w:hanging="360"/>
      </w:pPr>
      <w:rPr>
        <w:rFonts w:hint="default"/>
      </w:rPr>
    </w:lvl>
    <w:lvl w:ilvl="2" w:tplc="2EEEE0DA">
      <w:start w:val="1"/>
      <w:numFmt w:val="lowerRoman"/>
      <w:lvlText w:val="%3."/>
      <w:lvlJc w:val="right"/>
      <w:pPr>
        <w:tabs>
          <w:tab w:val="num" w:pos="2160"/>
        </w:tabs>
        <w:ind w:left="2160" w:hanging="180"/>
      </w:pPr>
    </w:lvl>
    <w:lvl w:ilvl="3" w:tplc="AAAE4EA6" w:tentative="1">
      <w:start w:val="1"/>
      <w:numFmt w:val="decimal"/>
      <w:lvlText w:val="%4."/>
      <w:lvlJc w:val="left"/>
      <w:pPr>
        <w:tabs>
          <w:tab w:val="num" w:pos="2880"/>
        </w:tabs>
        <w:ind w:left="2880" w:hanging="360"/>
      </w:pPr>
    </w:lvl>
    <w:lvl w:ilvl="4" w:tplc="8AE6352A" w:tentative="1">
      <w:start w:val="1"/>
      <w:numFmt w:val="lowerLetter"/>
      <w:lvlText w:val="%5."/>
      <w:lvlJc w:val="left"/>
      <w:pPr>
        <w:tabs>
          <w:tab w:val="num" w:pos="3600"/>
        </w:tabs>
        <w:ind w:left="3600" w:hanging="360"/>
      </w:pPr>
    </w:lvl>
    <w:lvl w:ilvl="5" w:tplc="1A2C5596" w:tentative="1">
      <w:start w:val="1"/>
      <w:numFmt w:val="lowerRoman"/>
      <w:lvlText w:val="%6."/>
      <w:lvlJc w:val="right"/>
      <w:pPr>
        <w:tabs>
          <w:tab w:val="num" w:pos="4320"/>
        </w:tabs>
        <w:ind w:left="4320" w:hanging="180"/>
      </w:pPr>
    </w:lvl>
    <w:lvl w:ilvl="6" w:tplc="E36E7C20" w:tentative="1">
      <w:start w:val="1"/>
      <w:numFmt w:val="decimal"/>
      <w:lvlText w:val="%7."/>
      <w:lvlJc w:val="left"/>
      <w:pPr>
        <w:tabs>
          <w:tab w:val="num" w:pos="5040"/>
        </w:tabs>
        <w:ind w:left="5040" w:hanging="360"/>
      </w:pPr>
    </w:lvl>
    <w:lvl w:ilvl="7" w:tplc="4C826D70" w:tentative="1">
      <w:start w:val="1"/>
      <w:numFmt w:val="lowerLetter"/>
      <w:lvlText w:val="%8."/>
      <w:lvlJc w:val="left"/>
      <w:pPr>
        <w:tabs>
          <w:tab w:val="num" w:pos="5760"/>
        </w:tabs>
        <w:ind w:left="5760" w:hanging="360"/>
      </w:pPr>
    </w:lvl>
    <w:lvl w:ilvl="8" w:tplc="FAE84C4A" w:tentative="1">
      <w:start w:val="1"/>
      <w:numFmt w:val="lowerRoman"/>
      <w:lvlText w:val="%9."/>
      <w:lvlJc w:val="right"/>
      <w:pPr>
        <w:tabs>
          <w:tab w:val="num" w:pos="6480"/>
        </w:tabs>
        <w:ind w:left="6480" w:hanging="180"/>
      </w:pPr>
    </w:lvl>
  </w:abstractNum>
  <w:abstractNum w:abstractNumId="35" w15:restartNumberingAfterBreak="0">
    <w:nsid w:val="563B707A"/>
    <w:multiLevelType w:val="multilevel"/>
    <w:tmpl w:val="36608B5C"/>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6" w15:restartNumberingAfterBreak="0">
    <w:nsid w:val="570D658F"/>
    <w:multiLevelType w:val="multilevel"/>
    <w:tmpl w:val="D448462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bullet"/>
      <w:lvlText w:val=""/>
      <w:lvlJc w:val="left"/>
      <w:pPr>
        <w:tabs>
          <w:tab w:val="num" w:pos="1701"/>
        </w:tabs>
        <w:ind w:left="1701" w:hanging="567"/>
      </w:pPr>
      <w:rPr>
        <w:rFonts w:ascii="Symbol" w:hAnsi="Symbol" w:hint="default"/>
      </w:rPr>
    </w:lvl>
    <w:lvl w:ilvl="4">
      <w:start w:val="1"/>
      <w:numFmt w:val="bullet"/>
      <w:lvlText w:val=""/>
      <w:lvlJc w:val="left"/>
      <w:pPr>
        <w:tabs>
          <w:tab w:val="num" w:pos="2268"/>
        </w:tabs>
        <w:ind w:left="2268" w:hanging="567"/>
      </w:pPr>
      <w:rPr>
        <w:rFonts w:ascii="Symbol" w:hAnsi="Symbol"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57B511F3"/>
    <w:multiLevelType w:val="singleLevel"/>
    <w:tmpl w:val="590CA77C"/>
    <w:lvl w:ilvl="0">
      <w:start w:val="1"/>
      <w:numFmt w:val="bullet"/>
      <w:pStyle w:val="Listepucescarrs"/>
      <w:lvlText w:val=""/>
      <w:lvlJc w:val="left"/>
      <w:pPr>
        <w:tabs>
          <w:tab w:val="num" w:pos="1021"/>
        </w:tabs>
        <w:ind w:left="1021" w:hanging="397"/>
      </w:pPr>
      <w:rPr>
        <w:rFonts w:ascii="Wingdings" w:hAnsi="Wingdings" w:hint="default"/>
        <w:sz w:val="18"/>
      </w:rPr>
    </w:lvl>
  </w:abstractNum>
  <w:abstractNum w:abstractNumId="38" w15:restartNumberingAfterBreak="0">
    <w:nsid w:val="5BCE2942"/>
    <w:multiLevelType w:val="hybridMultilevel"/>
    <w:tmpl w:val="2920F872"/>
    <w:lvl w:ilvl="0" w:tplc="048E0A8A">
      <w:start w:val="1"/>
      <w:numFmt w:val="bullet"/>
      <w:lvlText w:val=""/>
      <w:lvlJc w:val="left"/>
      <w:pPr>
        <w:ind w:left="2421" w:hanging="360"/>
      </w:pPr>
      <w:rPr>
        <w:rFonts w:ascii="Symbol" w:hAnsi="Symbol" w:hint="default"/>
      </w:rPr>
    </w:lvl>
    <w:lvl w:ilvl="1" w:tplc="B20AAB66">
      <w:start w:val="1"/>
      <w:numFmt w:val="bullet"/>
      <w:lvlText w:val="o"/>
      <w:lvlJc w:val="left"/>
      <w:pPr>
        <w:ind w:left="3141" w:hanging="360"/>
      </w:pPr>
      <w:rPr>
        <w:rFonts w:ascii="Courier New" w:hAnsi="Courier New" w:cs="Courier New" w:hint="default"/>
      </w:rPr>
    </w:lvl>
    <w:lvl w:ilvl="2" w:tplc="D5603CD6">
      <w:start w:val="1"/>
      <w:numFmt w:val="bullet"/>
      <w:lvlText w:val=""/>
      <w:lvlJc w:val="left"/>
      <w:pPr>
        <w:ind w:left="3861" w:hanging="360"/>
      </w:pPr>
      <w:rPr>
        <w:rFonts w:ascii="Wingdings" w:hAnsi="Wingdings" w:hint="default"/>
      </w:rPr>
    </w:lvl>
    <w:lvl w:ilvl="3" w:tplc="3C0882F0" w:tentative="1">
      <w:start w:val="1"/>
      <w:numFmt w:val="bullet"/>
      <w:lvlText w:val=""/>
      <w:lvlJc w:val="left"/>
      <w:pPr>
        <w:ind w:left="4581" w:hanging="360"/>
      </w:pPr>
      <w:rPr>
        <w:rFonts w:ascii="Symbol" w:hAnsi="Symbol" w:hint="default"/>
      </w:rPr>
    </w:lvl>
    <w:lvl w:ilvl="4" w:tplc="A7B6992A" w:tentative="1">
      <w:start w:val="1"/>
      <w:numFmt w:val="bullet"/>
      <w:lvlText w:val="o"/>
      <w:lvlJc w:val="left"/>
      <w:pPr>
        <w:ind w:left="5301" w:hanging="360"/>
      </w:pPr>
      <w:rPr>
        <w:rFonts w:ascii="Courier New" w:hAnsi="Courier New" w:cs="Courier New" w:hint="default"/>
      </w:rPr>
    </w:lvl>
    <w:lvl w:ilvl="5" w:tplc="4F4C7814" w:tentative="1">
      <w:start w:val="1"/>
      <w:numFmt w:val="bullet"/>
      <w:lvlText w:val=""/>
      <w:lvlJc w:val="left"/>
      <w:pPr>
        <w:ind w:left="6021" w:hanging="360"/>
      </w:pPr>
      <w:rPr>
        <w:rFonts w:ascii="Wingdings" w:hAnsi="Wingdings" w:hint="default"/>
      </w:rPr>
    </w:lvl>
    <w:lvl w:ilvl="6" w:tplc="FA1EE570" w:tentative="1">
      <w:start w:val="1"/>
      <w:numFmt w:val="bullet"/>
      <w:lvlText w:val=""/>
      <w:lvlJc w:val="left"/>
      <w:pPr>
        <w:ind w:left="6741" w:hanging="360"/>
      </w:pPr>
      <w:rPr>
        <w:rFonts w:ascii="Symbol" w:hAnsi="Symbol" w:hint="default"/>
      </w:rPr>
    </w:lvl>
    <w:lvl w:ilvl="7" w:tplc="B50E6910" w:tentative="1">
      <w:start w:val="1"/>
      <w:numFmt w:val="bullet"/>
      <w:lvlText w:val="o"/>
      <w:lvlJc w:val="left"/>
      <w:pPr>
        <w:ind w:left="7461" w:hanging="360"/>
      </w:pPr>
      <w:rPr>
        <w:rFonts w:ascii="Courier New" w:hAnsi="Courier New" w:cs="Courier New" w:hint="default"/>
      </w:rPr>
    </w:lvl>
    <w:lvl w:ilvl="8" w:tplc="143483A0" w:tentative="1">
      <w:start w:val="1"/>
      <w:numFmt w:val="bullet"/>
      <w:lvlText w:val=""/>
      <w:lvlJc w:val="left"/>
      <w:pPr>
        <w:ind w:left="8181" w:hanging="360"/>
      </w:pPr>
      <w:rPr>
        <w:rFonts w:ascii="Wingdings" w:hAnsi="Wingdings" w:hint="default"/>
      </w:rPr>
    </w:lvl>
  </w:abstractNum>
  <w:abstractNum w:abstractNumId="39" w15:restartNumberingAfterBreak="0">
    <w:nsid w:val="5C335B19"/>
    <w:multiLevelType w:val="multilevel"/>
    <w:tmpl w:val="17A0B5E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val="0"/>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1701"/>
        </w:tabs>
        <w:ind w:left="2268" w:hanging="567"/>
      </w:pPr>
      <w:rPr>
        <w:rFonts w:ascii="Verdana" w:hAnsi="Verdana" w:hint="default"/>
        <w:sz w:val="2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B880E8A"/>
    <w:multiLevelType w:val="hybridMultilevel"/>
    <w:tmpl w:val="FA3A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623C3C"/>
    <w:multiLevelType w:val="multilevel"/>
    <w:tmpl w:val="21B6C74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1" w15:restartNumberingAfterBreak="0">
    <w:nsid w:val="5DB4197F"/>
    <w:multiLevelType w:val="hybridMultilevel"/>
    <w:tmpl w:val="96A81E7A"/>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0340081"/>
    <w:multiLevelType w:val="multilevel"/>
    <w:tmpl w:val="4FA281E4"/>
    <w:lvl w:ilvl="0">
      <w:start w:val="5"/>
      <w:numFmt w:val="decimal"/>
      <w:lvlText w:val="%1."/>
      <w:lvlJc w:val="left"/>
      <w:pPr>
        <w:tabs>
          <w:tab w:val="num" w:pos="567"/>
        </w:tabs>
        <w:ind w:left="567" w:hanging="567"/>
      </w:pPr>
      <w:rPr>
        <w:rFonts w:ascii="Times New Roman" w:hAnsi="Times New Roman"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3" w15:restartNumberingAfterBreak="0">
    <w:nsid w:val="6499058F"/>
    <w:multiLevelType w:val="hybridMultilevel"/>
    <w:tmpl w:val="16DC7F8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64C533CD"/>
    <w:multiLevelType w:val="multilevel"/>
    <w:tmpl w:val="19FC5AD2"/>
    <w:lvl w:ilvl="0">
      <w:start w:val="1"/>
      <w:numFmt w:val="bullet"/>
      <w:lvlText w:val=""/>
      <w:lvlJc w:val="left"/>
      <w:pPr>
        <w:tabs>
          <w:tab w:val="num" w:pos="360"/>
        </w:tabs>
        <w:ind w:left="360" w:hanging="360"/>
      </w:pPr>
      <w:rPr>
        <w:rFonts w:ascii="Symbol" w:hAnsi="Symbol" w:hint="default"/>
        <w:b/>
        <w:i w:val="0"/>
        <w:sz w:val="20"/>
      </w:rPr>
    </w:lvl>
    <w:lvl w:ilvl="1">
      <w:start w:val="1"/>
      <w:numFmt w:val="decimal"/>
      <w:lvlText w:val="%1.%2."/>
      <w:lvlJc w:val="left"/>
      <w:pPr>
        <w:tabs>
          <w:tab w:val="num" w:pos="567"/>
        </w:tabs>
        <w:ind w:left="567" w:hanging="567"/>
      </w:pPr>
      <w:rPr>
        <w:rFonts w:ascii="Times New Roman" w:hAnsi="Times New Roman" w:hint="default"/>
        <w:sz w:val="20"/>
      </w:rPr>
    </w:lvl>
    <w:lvl w:ilvl="2">
      <w:start w:val="1"/>
      <w:numFmt w:val="lowerLetter"/>
      <w:lvlText w:val="(%3)"/>
      <w:lvlJc w:val="left"/>
      <w:pPr>
        <w:tabs>
          <w:tab w:val="num" w:pos="1134"/>
        </w:tabs>
        <w:ind w:left="1134" w:hanging="567"/>
      </w:pPr>
      <w:rPr>
        <w:rFonts w:ascii="Times New Roman" w:hAnsi="Times New Roman" w:hint="default"/>
        <w:b w:val="0"/>
        <w:i w:val="0"/>
        <w:sz w:val="20"/>
      </w:rPr>
    </w:lvl>
    <w:lvl w:ilvl="3">
      <w:start w:val="1"/>
      <w:numFmt w:val="lowerLetter"/>
      <w:lvlText w:val="(%4)"/>
      <w:lvlJc w:val="left"/>
      <w:pPr>
        <w:tabs>
          <w:tab w:val="num" w:pos="1701"/>
        </w:tabs>
        <w:ind w:left="1701" w:hanging="567"/>
      </w:pPr>
      <w:rPr>
        <w:rFonts w:hint="default"/>
      </w:rPr>
    </w:lvl>
    <w:lvl w:ilvl="4">
      <w:start w:val="1"/>
      <w:numFmt w:val="lowerRoman"/>
      <w:lvlText w:val="(%5)"/>
      <w:lvlJc w:val="left"/>
      <w:pPr>
        <w:tabs>
          <w:tab w:val="num" w:pos="2268"/>
        </w:tabs>
        <w:ind w:left="2268" w:hanging="567"/>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680C5E93"/>
    <w:multiLevelType w:val="hybridMultilevel"/>
    <w:tmpl w:val="8B1C290E"/>
    <w:lvl w:ilvl="0" w:tplc="083C2938">
      <w:start w:val="1"/>
      <w:numFmt w:val="bullet"/>
      <w:lvlText w:val=""/>
      <w:lvlJc w:val="left"/>
      <w:pPr>
        <w:tabs>
          <w:tab w:val="num" w:pos="720"/>
        </w:tabs>
        <w:ind w:left="720" w:hanging="360"/>
      </w:pPr>
      <w:rPr>
        <w:rFonts w:ascii="Symbol" w:hAnsi="Symbol" w:hint="default"/>
        <w:color w:val="auto"/>
      </w:rPr>
    </w:lvl>
    <w:lvl w:ilvl="1" w:tplc="AD4CB68C" w:tentative="1">
      <w:start w:val="1"/>
      <w:numFmt w:val="bullet"/>
      <w:lvlText w:val="o"/>
      <w:lvlJc w:val="left"/>
      <w:pPr>
        <w:tabs>
          <w:tab w:val="num" w:pos="1440"/>
        </w:tabs>
        <w:ind w:left="1440" w:hanging="360"/>
      </w:pPr>
      <w:rPr>
        <w:rFonts w:ascii="Courier New" w:hAnsi="Courier New" w:cs="Courier New" w:hint="default"/>
      </w:rPr>
    </w:lvl>
    <w:lvl w:ilvl="2" w:tplc="BFC0B5C8" w:tentative="1">
      <w:start w:val="1"/>
      <w:numFmt w:val="bullet"/>
      <w:lvlText w:val=""/>
      <w:lvlJc w:val="left"/>
      <w:pPr>
        <w:tabs>
          <w:tab w:val="num" w:pos="2160"/>
        </w:tabs>
        <w:ind w:left="2160" w:hanging="360"/>
      </w:pPr>
      <w:rPr>
        <w:rFonts w:ascii="Wingdings" w:hAnsi="Wingdings" w:hint="default"/>
      </w:rPr>
    </w:lvl>
    <w:lvl w:ilvl="3" w:tplc="5FFCA7DC" w:tentative="1">
      <w:start w:val="1"/>
      <w:numFmt w:val="bullet"/>
      <w:lvlText w:val=""/>
      <w:lvlJc w:val="left"/>
      <w:pPr>
        <w:tabs>
          <w:tab w:val="num" w:pos="2880"/>
        </w:tabs>
        <w:ind w:left="2880" w:hanging="360"/>
      </w:pPr>
      <w:rPr>
        <w:rFonts w:ascii="Symbol" w:hAnsi="Symbol" w:hint="default"/>
      </w:rPr>
    </w:lvl>
    <w:lvl w:ilvl="4" w:tplc="49A4996C" w:tentative="1">
      <w:start w:val="1"/>
      <w:numFmt w:val="bullet"/>
      <w:lvlText w:val="o"/>
      <w:lvlJc w:val="left"/>
      <w:pPr>
        <w:tabs>
          <w:tab w:val="num" w:pos="3600"/>
        </w:tabs>
        <w:ind w:left="3600" w:hanging="360"/>
      </w:pPr>
      <w:rPr>
        <w:rFonts w:ascii="Courier New" w:hAnsi="Courier New" w:cs="Courier New" w:hint="default"/>
      </w:rPr>
    </w:lvl>
    <w:lvl w:ilvl="5" w:tplc="57142140" w:tentative="1">
      <w:start w:val="1"/>
      <w:numFmt w:val="bullet"/>
      <w:lvlText w:val=""/>
      <w:lvlJc w:val="left"/>
      <w:pPr>
        <w:tabs>
          <w:tab w:val="num" w:pos="4320"/>
        </w:tabs>
        <w:ind w:left="4320" w:hanging="360"/>
      </w:pPr>
      <w:rPr>
        <w:rFonts w:ascii="Wingdings" w:hAnsi="Wingdings" w:hint="default"/>
      </w:rPr>
    </w:lvl>
    <w:lvl w:ilvl="6" w:tplc="041C25D8" w:tentative="1">
      <w:start w:val="1"/>
      <w:numFmt w:val="bullet"/>
      <w:lvlText w:val=""/>
      <w:lvlJc w:val="left"/>
      <w:pPr>
        <w:tabs>
          <w:tab w:val="num" w:pos="5040"/>
        </w:tabs>
        <w:ind w:left="5040" w:hanging="360"/>
      </w:pPr>
      <w:rPr>
        <w:rFonts w:ascii="Symbol" w:hAnsi="Symbol" w:hint="default"/>
      </w:rPr>
    </w:lvl>
    <w:lvl w:ilvl="7" w:tplc="39500502" w:tentative="1">
      <w:start w:val="1"/>
      <w:numFmt w:val="bullet"/>
      <w:lvlText w:val="o"/>
      <w:lvlJc w:val="left"/>
      <w:pPr>
        <w:tabs>
          <w:tab w:val="num" w:pos="5760"/>
        </w:tabs>
        <w:ind w:left="5760" w:hanging="360"/>
      </w:pPr>
      <w:rPr>
        <w:rFonts w:ascii="Courier New" w:hAnsi="Courier New" w:cs="Courier New" w:hint="default"/>
      </w:rPr>
    </w:lvl>
    <w:lvl w:ilvl="8" w:tplc="7D02507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9F40227"/>
    <w:multiLevelType w:val="hybridMultilevel"/>
    <w:tmpl w:val="77A0BA20"/>
    <w:lvl w:ilvl="0" w:tplc="708AD75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BAD19A2"/>
    <w:multiLevelType w:val="hybridMultilevel"/>
    <w:tmpl w:val="058063DA"/>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48" w15:restartNumberingAfterBreak="0">
    <w:nsid w:val="6C2D3B5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49" w15:restartNumberingAfterBreak="0">
    <w:nsid w:val="7008218A"/>
    <w:multiLevelType w:val="hybridMultilevel"/>
    <w:tmpl w:val="E03C07BA"/>
    <w:lvl w:ilvl="0" w:tplc="90A2F98A">
      <w:start w:val="1"/>
      <w:numFmt w:val="bullet"/>
      <w:lvlText w:val=""/>
      <w:lvlJc w:val="left"/>
      <w:pPr>
        <w:tabs>
          <w:tab w:val="num" w:pos="780"/>
        </w:tabs>
        <w:ind w:left="780" w:hanging="360"/>
      </w:pPr>
      <w:rPr>
        <w:rFonts w:ascii="Symbol" w:hAnsi="Symbol" w:hint="default"/>
      </w:rPr>
    </w:lvl>
    <w:lvl w:ilvl="1" w:tplc="AB3480EE" w:tentative="1">
      <w:start w:val="1"/>
      <w:numFmt w:val="bullet"/>
      <w:pStyle w:val="Style1"/>
      <w:lvlText w:val="o"/>
      <w:lvlJc w:val="left"/>
      <w:pPr>
        <w:tabs>
          <w:tab w:val="num" w:pos="1500"/>
        </w:tabs>
        <w:ind w:left="1500" w:hanging="360"/>
      </w:pPr>
      <w:rPr>
        <w:rFonts w:ascii="Courier New" w:hAnsi="Courier New" w:hint="default"/>
      </w:rPr>
    </w:lvl>
    <w:lvl w:ilvl="2" w:tplc="9386F06A" w:tentative="1">
      <w:start w:val="1"/>
      <w:numFmt w:val="bullet"/>
      <w:lvlText w:val=""/>
      <w:lvlJc w:val="left"/>
      <w:pPr>
        <w:tabs>
          <w:tab w:val="num" w:pos="2220"/>
        </w:tabs>
        <w:ind w:left="2220" w:hanging="360"/>
      </w:pPr>
      <w:rPr>
        <w:rFonts w:ascii="Wingdings" w:hAnsi="Wingdings" w:hint="default"/>
      </w:rPr>
    </w:lvl>
    <w:lvl w:ilvl="3" w:tplc="C80E78F0" w:tentative="1">
      <w:start w:val="1"/>
      <w:numFmt w:val="bullet"/>
      <w:lvlText w:val=""/>
      <w:lvlJc w:val="left"/>
      <w:pPr>
        <w:tabs>
          <w:tab w:val="num" w:pos="2940"/>
        </w:tabs>
        <w:ind w:left="2940" w:hanging="360"/>
      </w:pPr>
      <w:rPr>
        <w:rFonts w:ascii="Symbol" w:hAnsi="Symbol" w:hint="default"/>
      </w:rPr>
    </w:lvl>
    <w:lvl w:ilvl="4" w:tplc="31422894" w:tentative="1">
      <w:start w:val="1"/>
      <w:numFmt w:val="bullet"/>
      <w:lvlText w:val="o"/>
      <w:lvlJc w:val="left"/>
      <w:pPr>
        <w:tabs>
          <w:tab w:val="num" w:pos="3660"/>
        </w:tabs>
        <w:ind w:left="3660" w:hanging="360"/>
      </w:pPr>
      <w:rPr>
        <w:rFonts w:ascii="Courier New" w:hAnsi="Courier New" w:hint="default"/>
      </w:rPr>
    </w:lvl>
    <w:lvl w:ilvl="5" w:tplc="12EC5692" w:tentative="1">
      <w:start w:val="1"/>
      <w:numFmt w:val="bullet"/>
      <w:lvlText w:val=""/>
      <w:lvlJc w:val="left"/>
      <w:pPr>
        <w:tabs>
          <w:tab w:val="num" w:pos="4380"/>
        </w:tabs>
        <w:ind w:left="4380" w:hanging="360"/>
      </w:pPr>
      <w:rPr>
        <w:rFonts w:ascii="Wingdings" w:hAnsi="Wingdings" w:hint="default"/>
      </w:rPr>
    </w:lvl>
    <w:lvl w:ilvl="6" w:tplc="78805402" w:tentative="1">
      <w:start w:val="1"/>
      <w:numFmt w:val="bullet"/>
      <w:lvlText w:val=""/>
      <w:lvlJc w:val="left"/>
      <w:pPr>
        <w:tabs>
          <w:tab w:val="num" w:pos="5100"/>
        </w:tabs>
        <w:ind w:left="5100" w:hanging="360"/>
      </w:pPr>
      <w:rPr>
        <w:rFonts w:ascii="Symbol" w:hAnsi="Symbol" w:hint="default"/>
      </w:rPr>
    </w:lvl>
    <w:lvl w:ilvl="7" w:tplc="4D286E78" w:tentative="1">
      <w:start w:val="1"/>
      <w:numFmt w:val="bullet"/>
      <w:lvlText w:val="o"/>
      <w:lvlJc w:val="left"/>
      <w:pPr>
        <w:tabs>
          <w:tab w:val="num" w:pos="5820"/>
        </w:tabs>
        <w:ind w:left="5820" w:hanging="360"/>
      </w:pPr>
      <w:rPr>
        <w:rFonts w:ascii="Courier New" w:hAnsi="Courier New" w:hint="default"/>
      </w:rPr>
    </w:lvl>
    <w:lvl w:ilvl="8" w:tplc="57385C76"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0CC46B8F"/>
    <w:multiLevelType w:val="hybridMultilevel"/>
    <w:tmpl w:val="8ADC9A9E"/>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7651616F"/>
    <w:multiLevelType w:val="hybridMultilevel"/>
    <w:tmpl w:val="647C571E"/>
    <w:lvl w:ilvl="0" w:tplc="22660AAC">
      <w:start w:val="1"/>
      <w:numFmt w:val="bullet"/>
      <w:lvlText w:val=""/>
      <w:lvlJc w:val="left"/>
      <w:pPr>
        <w:ind w:left="1854" w:hanging="360"/>
      </w:pPr>
      <w:rPr>
        <w:rFonts w:ascii="Symbol" w:hAnsi="Symbol" w:hint="default"/>
      </w:rPr>
    </w:lvl>
    <w:lvl w:ilvl="1" w:tplc="AA563A7C" w:tentative="1">
      <w:start w:val="1"/>
      <w:numFmt w:val="bullet"/>
      <w:lvlText w:val="o"/>
      <w:lvlJc w:val="left"/>
      <w:pPr>
        <w:ind w:left="2574" w:hanging="360"/>
      </w:pPr>
      <w:rPr>
        <w:rFonts w:ascii="Courier New" w:hAnsi="Courier New" w:cs="Courier New" w:hint="default"/>
      </w:rPr>
    </w:lvl>
    <w:lvl w:ilvl="2" w:tplc="FFB69EE4" w:tentative="1">
      <w:start w:val="1"/>
      <w:numFmt w:val="bullet"/>
      <w:lvlText w:val=""/>
      <w:lvlJc w:val="left"/>
      <w:pPr>
        <w:ind w:left="3294" w:hanging="360"/>
      </w:pPr>
      <w:rPr>
        <w:rFonts w:ascii="Wingdings" w:hAnsi="Wingdings" w:hint="default"/>
      </w:rPr>
    </w:lvl>
    <w:lvl w:ilvl="3" w:tplc="3ECC70D2" w:tentative="1">
      <w:start w:val="1"/>
      <w:numFmt w:val="bullet"/>
      <w:lvlText w:val=""/>
      <w:lvlJc w:val="left"/>
      <w:pPr>
        <w:ind w:left="4014" w:hanging="360"/>
      </w:pPr>
      <w:rPr>
        <w:rFonts w:ascii="Symbol" w:hAnsi="Symbol" w:hint="default"/>
      </w:rPr>
    </w:lvl>
    <w:lvl w:ilvl="4" w:tplc="B5B20C74" w:tentative="1">
      <w:start w:val="1"/>
      <w:numFmt w:val="bullet"/>
      <w:lvlText w:val="o"/>
      <w:lvlJc w:val="left"/>
      <w:pPr>
        <w:ind w:left="4734" w:hanging="360"/>
      </w:pPr>
      <w:rPr>
        <w:rFonts w:ascii="Courier New" w:hAnsi="Courier New" w:cs="Courier New" w:hint="default"/>
      </w:rPr>
    </w:lvl>
    <w:lvl w:ilvl="5" w:tplc="08340BA2" w:tentative="1">
      <w:start w:val="1"/>
      <w:numFmt w:val="bullet"/>
      <w:lvlText w:val=""/>
      <w:lvlJc w:val="left"/>
      <w:pPr>
        <w:ind w:left="5454" w:hanging="360"/>
      </w:pPr>
      <w:rPr>
        <w:rFonts w:ascii="Wingdings" w:hAnsi="Wingdings" w:hint="default"/>
      </w:rPr>
    </w:lvl>
    <w:lvl w:ilvl="6" w:tplc="AF02515E" w:tentative="1">
      <w:start w:val="1"/>
      <w:numFmt w:val="bullet"/>
      <w:lvlText w:val=""/>
      <w:lvlJc w:val="left"/>
      <w:pPr>
        <w:ind w:left="6174" w:hanging="360"/>
      </w:pPr>
      <w:rPr>
        <w:rFonts w:ascii="Symbol" w:hAnsi="Symbol" w:hint="default"/>
      </w:rPr>
    </w:lvl>
    <w:lvl w:ilvl="7" w:tplc="D77AF91E" w:tentative="1">
      <w:start w:val="1"/>
      <w:numFmt w:val="bullet"/>
      <w:lvlText w:val="o"/>
      <w:lvlJc w:val="left"/>
      <w:pPr>
        <w:ind w:left="6894" w:hanging="360"/>
      </w:pPr>
      <w:rPr>
        <w:rFonts w:ascii="Courier New" w:hAnsi="Courier New" w:cs="Courier New" w:hint="default"/>
      </w:rPr>
    </w:lvl>
    <w:lvl w:ilvl="8" w:tplc="B6B4C8B0" w:tentative="1">
      <w:start w:val="1"/>
      <w:numFmt w:val="bullet"/>
      <w:lvlText w:val=""/>
      <w:lvlJc w:val="left"/>
      <w:pPr>
        <w:ind w:left="7614" w:hanging="360"/>
      </w:pPr>
      <w:rPr>
        <w:rFonts w:ascii="Wingdings" w:hAnsi="Wingdings" w:hint="default"/>
      </w:rPr>
    </w:lvl>
  </w:abstractNum>
  <w:abstractNum w:abstractNumId="51" w15:restartNumberingAfterBreak="0">
    <w:nsid w:val="79AA331D"/>
    <w:multiLevelType w:val="multilevel"/>
    <w:tmpl w:val="A740F4E6"/>
    <w:lvl w:ilvl="0">
      <w:start w:val="1"/>
      <w:numFmt w:val="bullet"/>
      <w:lvlText w:val=""/>
      <w:lvlJc w:val="left"/>
      <w:pPr>
        <w:tabs>
          <w:tab w:val="num" w:pos="1134"/>
        </w:tabs>
        <w:ind w:left="1134" w:hanging="567"/>
      </w:pPr>
      <w:rPr>
        <w:rFonts w:ascii="Symbol" w:hAnsi="Symbol" w:hint="default"/>
        <w:b/>
        <w:i w:val="0"/>
        <w:sz w:val="20"/>
      </w:rPr>
    </w:lvl>
    <w:lvl w:ilvl="1">
      <w:start w:val="1"/>
      <w:numFmt w:val="decimal"/>
      <w:lvlText w:val="%1.%2."/>
      <w:lvlJc w:val="left"/>
      <w:pPr>
        <w:tabs>
          <w:tab w:val="num" w:pos="1134"/>
        </w:tabs>
        <w:ind w:left="1134" w:hanging="567"/>
      </w:pPr>
      <w:rPr>
        <w:rFonts w:ascii="Times New Roman" w:hAnsi="Times New Roman" w:hint="default"/>
        <w:sz w:val="20"/>
      </w:rPr>
    </w:lvl>
    <w:lvl w:ilvl="2">
      <w:start w:val="1"/>
      <w:numFmt w:val="lowerLetter"/>
      <w:lvlText w:val="(%3)"/>
      <w:lvlJc w:val="left"/>
      <w:pPr>
        <w:tabs>
          <w:tab w:val="num" w:pos="1701"/>
        </w:tabs>
        <w:ind w:left="1701" w:hanging="567"/>
      </w:pPr>
      <w:rPr>
        <w:rFonts w:ascii="Times New Roman" w:hAnsi="Times New Roman" w:hint="default"/>
        <w:b w:val="0"/>
        <w:i w:val="0"/>
        <w:sz w:val="20"/>
      </w:rPr>
    </w:lvl>
    <w:lvl w:ilvl="3">
      <w:start w:val="1"/>
      <w:numFmt w:val="lowerLetter"/>
      <w:lvlText w:val="(%4)"/>
      <w:lvlJc w:val="left"/>
      <w:pPr>
        <w:tabs>
          <w:tab w:val="num" w:pos="2268"/>
        </w:tabs>
        <w:ind w:left="2268" w:hanging="567"/>
      </w:pPr>
      <w:rPr>
        <w:rFonts w:hint="default"/>
      </w:rPr>
    </w:lvl>
    <w:lvl w:ilvl="4">
      <w:start w:val="1"/>
      <w:numFmt w:val="lowerRoman"/>
      <w:lvlText w:val="(%5)"/>
      <w:lvlJc w:val="left"/>
      <w:pPr>
        <w:tabs>
          <w:tab w:val="num" w:pos="2835"/>
        </w:tabs>
        <w:ind w:left="2835" w:hanging="567"/>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6" w15:restartNumberingAfterBreak="0">
    <w:nsid w:val="0D1350CF"/>
    <w:multiLevelType w:val="hybridMultilevel"/>
    <w:tmpl w:val="9C8889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08D29EB"/>
    <w:multiLevelType w:val="hybridMultilevel"/>
    <w:tmpl w:val="CE787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34C0BD9"/>
    <w:multiLevelType w:val="hybridMultilevel"/>
    <w:tmpl w:val="539AB7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C7276D0"/>
    <w:multiLevelType w:val="singleLevel"/>
    <w:tmpl w:val="07083218"/>
    <w:lvl w:ilvl="0">
      <w:start w:val="1"/>
      <w:numFmt w:val="bullet"/>
      <w:lvlText w:val=""/>
      <w:lvlJc w:val="left"/>
      <w:pPr>
        <w:tabs>
          <w:tab w:val="num" w:pos="0"/>
        </w:tabs>
        <w:ind w:left="283" w:hanging="283"/>
      </w:pPr>
      <w:rPr>
        <w:rFonts w:ascii="Symbol" w:hAnsi="Symbol" w:hint="default"/>
        <w:color w:val="auto"/>
      </w:rPr>
    </w:lvl>
  </w:abstractNum>
  <w:num w:numId="1" w16cid:durableId="1539662801">
    <w:abstractNumId w:val="49"/>
  </w:num>
  <w:num w:numId="10" w16cid:durableId="542905506">
    <w:abstractNumId w:val="48"/>
  </w:num>
  <w:num w:numId="11" w16cid:durableId="1685670183">
    <w:abstractNumId w:val="10"/>
  </w:num>
  <w:num w:numId="12" w16cid:durableId="40636201">
    <w:abstractNumId w:val="33"/>
  </w:num>
  <w:num w:numId="13" w16cid:durableId="901909756">
    <w:abstractNumId w:val="22"/>
  </w:num>
  <w:num w:numId="14" w16cid:durableId="696545461">
    <w:abstractNumId w:val="42"/>
  </w:num>
  <w:num w:numId="15" w16cid:durableId="795487704">
    <w:abstractNumId w:val="16"/>
  </w:num>
  <w:num w:numId="16" w16cid:durableId="961226882">
    <w:abstractNumId w:val="34"/>
  </w:num>
  <w:num w:numId="17" w16cid:durableId="195624968">
    <w:abstractNumId w:val="24"/>
  </w:num>
  <w:num w:numId="18" w16cid:durableId="1632635754">
    <w:abstractNumId w:val="32"/>
  </w:num>
  <w:num w:numId="19" w16cid:durableId="239292252">
    <w:abstractNumId w:val="0"/>
    <w:lvlOverride w:ilvl="0">
      <w:lvl w:ilvl="0">
        <w:start w:val="1"/>
        <w:numFmt w:val="bullet"/>
        <w:lvlText w:val=""/>
        <w:legacy w:legacy="1" w:legacySpace="0" w:legacyIndent="425"/>
        <w:lvlJc w:val="left"/>
        <w:pPr>
          <w:ind w:left="447" w:hanging="425"/>
        </w:pPr>
        <w:rPr>
          <w:rFonts w:ascii="Symbol" w:hAnsi="Symbol" w:hint="default"/>
        </w:rPr>
      </w:lvl>
    </w:lvlOverride>
  </w:num>
  <w:num w:numId="2" w16cid:durableId="439178279">
    <w:abstractNumId w:val="20"/>
  </w:num>
  <w:num w:numId="20" w16cid:durableId="509105982">
    <w:abstractNumId w:val="44"/>
  </w:num>
  <w:num w:numId="21" w16cid:durableId="247466725">
    <w:abstractNumId w:val="13"/>
  </w:num>
  <w:num w:numId="22" w16cid:durableId="2113430599">
    <w:abstractNumId w:val="31"/>
  </w:num>
  <w:num w:numId="23" w16cid:durableId="3947269">
    <w:abstractNumId w:val="2"/>
  </w:num>
  <w:num w:numId="24" w16cid:durableId="549616646">
    <w:abstractNumId w:val="45"/>
  </w:num>
  <w:num w:numId="25" w16cid:durableId="1859924236">
    <w:abstractNumId w:val="5"/>
  </w:num>
  <w:num w:numId="26" w16cid:durableId="1195537901">
    <w:abstractNumId w:val="29"/>
  </w:num>
  <w:num w:numId="27" w16cid:durableId="1459763753">
    <w:abstractNumId w:val="51"/>
  </w:num>
  <w:num w:numId="28" w16cid:durableId="1093433356">
    <w:abstractNumId w:val="12"/>
  </w:num>
  <w:num w:numId="29" w16cid:durableId="151605703">
    <w:abstractNumId w:val="21"/>
  </w:num>
  <w:num w:numId="3" w16cid:durableId="2003318069">
    <w:abstractNumId w:val="25"/>
  </w:num>
  <w:num w:numId="30" w16cid:durableId="242029461">
    <w:abstractNumId w:val="30"/>
  </w:num>
  <w:num w:numId="31" w16cid:durableId="705985179">
    <w:abstractNumId w:val="35"/>
  </w:num>
  <w:num w:numId="32" w16cid:durableId="77093307">
    <w:abstractNumId w:val="28"/>
  </w:num>
  <w:num w:numId="33" w16cid:durableId="62989637">
    <w:abstractNumId w:val="38"/>
  </w:num>
  <w:num w:numId="34" w16cid:durableId="587924592">
    <w:abstractNumId w:val="41"/>
  </w:num>
  <w:num w:numId="35" w16cid:durableId="1398046096">
    <w:abstractNumId w:val="11"/>
  </w:num>
  <w:num w:numId="36" w16cid:durableId="214238445">
    <w:abstractNumId w:val="50"/>
  </w:num>
  <w:num w:numId="37" w16cid:durableId="336739632">
    <w:abstractNumId w:val="6"/>
  </w:num>
  <w:num w:numId="38" w16cid:durableId="1544899408">
    <w:abstractNumId w:val="15"/>
  </w:num>
  <w:num w:numId="39" w16cid:durableId="1662655892">
    <w:abstractNumId w:val="4"/>
  </w:num>
  <w:num w:numId="4" w16cid:durableId="497118234">
    <w:abstractNumId w:val="37"/>
  </w:num>
  <w:num w:numId="40" w16cid:durableId="685714142">
    <w:abstractNumId w:val="36"/>
  </w:num>
  <w:num w:numId="41" w16cid:durableId="705176137">
    <w:abstractNumId w:val="7"/>
  </w:num>
  <w:num w:numId="42" w16cid:durableId="894656270">
    <w:abstractNumId w:val="3"/>
  </w:num>
  <w:num w:numId="43" w16cid:durableId="601649029">
    <w:abstractNumId w:val="46"/>
  </w:num>
  <w:num w:numId="44" w16cid:durableId="1529100657">
    <w:abstractNumId w:val="8"/>
  </w:num>
  <w:num w:numId="45" w16cid:durableId="164563811">
    <w:abstractNumId w:val="40"/>
  </w:num>
  <w:num w:numId="46" w16cid:durableId="219287236">
    <w:abstractNumId w:val="43"/>
  </w:num>
  <w:num w:numId="47" w16cid:durableId="759445811">
    <w:abstractNumId w:val="47"/>
  </w:num>
  <w:num w:numId="48" w16cid:durableId="1985162992">
    <w:abstractNumId w:val="14"/>
  </w:num>
  <w:num w:numId="49" w16cid:durableId="264964875">
    <w:abstractNumId w:val="23"/>
  </w:num>
  <w:num w:numId="5" w16cid:durableId="999500862">
    <w:abstractNumId w:val="19"/>
  </w:num>
  <w:num w:numId="50" w16cid:durableId="2122532864">
    <w:abstractNumId w:val="18"/>
  </w:num>
  <w:num w:numId="51" w16cid:durableId="2022587488">
    <w:abstractNumId w:val="39"/>
  </w:num>
  <w:num w:numId="52" w16cid:durableId="1834569026">
    <w:abstractNumId w:val="27"/>
  </w:num>
  <w:num w:numId="53" w16cid:durableId="186795685">
    <w:abstractNumId w:val="17"/>
  </w:num>
  <w:num w:numId="6" w16cid:durableId="128018589">
    <w:abstractNumId w:val="1"/>
  </w:num>
  <w:num w:numId="7" w16cid:durableId="26118677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8" w16cid:durableId="1075400663">
    <w:abstractNumId w:val="9"/>
  </w:num>
  <w:num w:numId="9" w16cid:durableId="404573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da-DK" w:vendorID="64" w:dllVersion="6" w:nlCheck="1" w:checkStyle="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fr-BE" w:vendorID="64" w:dllVersion="6" w:nlCheck="1" w:checkStyle="1"/>
  <w:activeWritingStyle w:appName="MSWord" w:lang="en-GB" w:vendorID="64" w:dllVersion="0" w:nlCheck="1" w:checkStyle="0"/>
  <w:activeWritingStyle w:appName="MSWord" w:lang="en-AU" w:vendorID="64" w:dllVersion="0" w:nlCheck="1" w:checkStyle="0"/>
  <w:activeWritingStyle w:appName="MSWord" w:lang="es-ES" w:vendorID="64" w:dllVersion="0" w:nlCheck="1" w:checkStyle="0"/>
  <w:activeWritingStyle w:appName="MSWord" w:lang="en-US" w:vendorID="64" w:dllVersion="0" w:nlCheck="1" w:checkStyle="0"/>
  <w:activeWritingStyle w:appName="MSWord" w:lang="pt-PT"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90"/>
    <w:rsid w:val="00025CEF"/>
    <w:rsid w:val="00034CC8"/>
    <w:rsid w:val="00037F62"/>
    <w:rsid w:val="00041A64"/>
    <w:rsid w:val="00045A1B"/>
    <w:rsid w:val="000616A2"/>
    <w:rsid w:val="00066DB6"/>
    <w:rsid w:val="00070624"/>
    <w:rsid w:val="00075B55"/>
    <w:rsid w:val="00086980"/>
    <w:rsid w:val="000A0318"/>
    <w:rsid w:val="000A46FA"/>
    <w:rsid w:val="000A50FC"/>
    <w:rsid w:val="000B05E9"/>
    <w:rsid w:val="000B3EC6"/>
    <w:rsid w:val="000B4B25"/>
    <w:rsid w:val="000B5C78"/>
    <w:rsid w:val="000B6677"/>
    <w:rsid w:val="000C10C0"/>
    <w:rsid w:val="000C5F4B"/>
    <w:rsid w:val="000C6CEA"/>
    <w:rsid w:val="000D5C43"/>
    <w:rsid w:val="000F2DB2"/>
    <w:rsid w:val="000F4F34"/>
    <w:rsid w:val="00110D13"/>
    <w:rsid w:val="001179B8"/>
    <w:rsid w:val="0012143D"/>
    <w:rsid w:val="0012191B"/>
    <w:rsid w:val="00122990"/>
    <w:rsid w:val="00124903"/>
    <w:rsid w:val="001371A8"/>
    <w:rsid w:val="00137263"/>
    <w:rsid w:val="0014191F"/>
    <w:rsid w:val="00142235"/>
    <w:rsid w:val="00142C07"/>
    <w:rsid w:val="00144422"/>
    <w:rsid w:val="00144583"/>
    <w:rsid w:val="001461AD"/>
    <w:rsid w:val="00154298"/>
    <w:rsid w:val="00173D7E"/>
    <w:rsid w:val="00175437"/>
    <w:rsid w:val="0018482B"/>
    <w:rsid w:val="001849BA"/>
    <w:rsid w:val="00190558"/>
    <w:rsid w:val="00190DB2"/>
    <w:rsid w:val="00194352"/>
    <w:rsid w:val="0019546B"/>
    <w:rsid w:val="001A0166"/>
    <w:rsid w:val="001A1E16"/>
    <w:rsid w:val="001A2BDE"/>
    <w:rsid w:val="001A5258"/>
    <w:rsid w:val="001A6C59"/>
    <w:rsid w:val="001C5474"/>
    <w:rsid w:val="001C5712"/>
    <w:rsid w:val="001D10E0"/>
    <w:rsid w:val="001E10A2"/>
    <w:rsid w:val="001E3026"/>
    <w:rsid w:val="001F5D00"/>
    <w:rsid w:val="001F640A"/>
    <w:rsid w:val="00203784"/>
    <w:rsid w:val="0020508D"/>
    <w:rsid w:val="00211B9F"/>
    <w:rsid w:val="002259DB"/>
    <w:rsid w:val="0022676C"/>
    <w:rsid w:val="00230342"/>
    <w:rsid w:val="002318F6"/>
    <w:rsid w:val="002437BB"/>
    <w:rsid w:val="00263512"/>
    <w:rsid w:val="0027436B"/>
    <w:rsid w:val="00274454"/>
    <w:rsid w:val="002804B2"/>
    <w:rsid w:val="00280849"/>
    <w:rsid w:val="00282B27"/>
    <w:rsid w:val="002833D0"/>
    <w:rsid w:val="00287A38"/>
    <w:rsid w:val="00293E02"/>
    <w:rsid w:val="002A0605"/>
    <w:rsid w:val="002A5C36"/>
    <w:rsid w:val="002A67B1"/>
    <w:rsid w:val="002B2EDF"/>
    <w:rsid w:val="002B4BAA"/>
    <w:rsid w:val="002C38B3"/>
    <w:rsid w:val="002C64E1"/>
    <w:rsid w:val="002E06C1"/>
    <w:rsid w:val="002E3638"/>
    <w:rsid w:val="002F19F1"/>
    <w:rsid w:val="002F273C"/>
    <w:rsid w:val="00305DE5"/>
    <w:rsid w:val="003152A3"/>
    <w:rsid w:val="00326C63"/>
    <w:rsid w:val="003313E8"/>
    <w:rsid w:val="003327FB"/>
    <w:rsid w:val="0036271D"/>
    <w:rsid w:val="00366F1F"/>
    <w:rsid w:val="00382288"/>
    <w:rsid w:val="003829D7"/>
    <w:rsid w:val="00393F6A"/>
    <w:rsid w:val="003A5578"/>
    <w:rsid w:val="003A64F5"/>
    <w:rsid w:val="003B0370"/>
    <w:rsid w:val="003B7C64"/>
    <w:rsid w:val="003C0506"/>
    <w:rsid w:val="003C2F1E"/>
    <w:rsid w:val="003C6363"/>
    <w:rsid w:val="003F0FFC"/>
    <w:rsid w:val="003F2754"/>
    <w:rsid w:val="003F787B"/>
    <w:rsid w:val="0040713E"/>
    <w:rsid w:val="0041006C"/>
    <w:rsid w:val="004164D0"/>
    <w:rsid w:val="00421A90"/>
    <w:rsid w:val="00434872"/>
    <w:rsid w:val="004356BB"/>
    <w:rsid w:val="00440E54"/>
    <w:rsid w:val="00445569"/>
    <w:rsid w:val="00461E44"/>
    <w:rsid w:val="00466F92"/>
    <w:rsid w:val="00487AEB"/>
    <w:rsid w:val="004928C6"/>
    <w:rsid w:val="004A0F1A"/>
    <w:rsid w:val="004A1749"/>
    <w:rsid w:val="004A3ABF"/>
    <w:rsid w:val="004A5467"/>
    <w:rsid w:val="004B7912"/>
    <w:rsid w:val="004B79DA"/>
    <w:rsid w:val="004D0028"/>
    <w:rsid w:val="004D352F"/>
    <w:rsid w:val="004E3E24"/>
    <w:rsid w:val="004E425A"/>
    <w:rsid w:val="004E6C38"/>
    <w:rsid w:val="004F30CD"/>
    <w:rsid w:val="004F7AAC"/>
    <w:rsid w:val="0050112D"/>
    <w:rsid w:val="00510A0A"/>
    <w:rsid w:val="00551AA5"/>
    <w:rsid w:val="00551E3D"/>
    <w:rsid w:val="00553A71"/>
    <w:rsid w:val="00557989"/>
    <w:rsid w:val="00563480"/>
    <w:rsid w:val="00573146"/>
    <w:rsid w:val="00573D70"/>
    <w:rsid w:val="0057673D"/>
    <w:rsid w:val="00577083"/>
    <w:rsid w:val="00582B6B"/>
    <w:rsid w:val="0059647A"/>
    <w:rsid w:val="005A261C"/>
    <w:rsid w:val="005B5ED4"/>
    <w:rsid w:val="005D3A83"/>
    <w:rsid w:val="005D73E3"/>
    <w:rsid w:val="005D742F"/>
    <w:rsid w:val="005D74E4"/>
    <w:rsid w:val="005D7CD2"/>
    <w:rsid w:val="005E1798"/>
    <w:rsid w:val="005E7932"/>
    <w:rsid w:val="005F26FB"/>
    <w:rsid w:val="0060289B"/>
    <w:rsid w:val="00610D48"/>
    <w:rsid w:val="006148E2"/>
    <w:rsid w:val="00624BCE"/>
    <w:rsid w:val="00624CA5"/>
    <w:rsid w:val="00626027"/>
    <w:rsid w:val="00627F06"/>
    <w:rsid w:val="006309DC"/>
    <w:rsid w:val="0063171F"/>
    <w:rsid w:val="00631D23"/>
    <w:rsid w:val="0064021D"/>
    <w:rsid w:val="0065644E"/>
    <w:rsid w:val="00662B1B"/>
    <w:rsid w:val="006715A8"/>
    <w:rsid w:val="00672E26"/>
    <w:rsid w:val="00676B28"/>
    <w:rsid w:val="006841F2"/>
    <w:rsid w:val="006964B6"/>
    <w:rsid w:val="006B7F61"/>
    <w:rsid w:val="006C2496"/>
    <w:rsid w:val="006C309C"/>
    <w:rsid w:val="006D1BDA"/>
    <w:rsid w:val="006D1D93"/>
    <w:rsid w:val="006E1DBC"/>
    <w:rsid w:val="006E739E"/>
    <w:rsid w:val="006E7AD4"/>
    <w:rsid w:val="006F13CA"/>
    <w:rsid w:val="006F4038"/>
    <w:rsid w:val="00703A96"/>
    <w:rsid w:val="00704413"/>
    <w:rsid w:val="0070476D"/>
    <w:rsid w:val="00704BCA"/>
    <w:rsid w:val="00706296"/>
    <w:rsid w:val="00707EDB"/>
    <w:rsid w:val="00714073"/>
    <w:rsid w:val="00714CDD"/>
    <w:rsid w:val="00715F9E"/>
    <w:rsid w:val="007239BC"/>
    <w:rsid w:val="0072632C"/>
    <w:rsid w:val="007420FA"/>
    <w:rsid w:val="00742A1B"/>
    <w:rsid w:val="007502C4"/>
    <w:rsid w:val="0077463E"/>
    <w:rsid w:val="00777EE1"/>
    <w:rsid w:val="007852CD"/>
    <w:rsid w:val="00795A2A"/>
    <w:rsid w:val="007B4CB7"/>
    <w:rsid w:val="007B5D80"/>
    <w:rsid w:val="007B64AA"/>
    <w:rsid w:val="007D45C0"/>
    <w:rsid w:val="007D4F13"/>
    <w:rsid w:val="007E1E18"/>
    <w:rsid w:val="007E2166"/>
    <w:rsid w:val="007E2F0A"/>
    <w:rsid w:val="007E4F76"/>
    <w:rsid w:val="0081625F"/>
    <w:rsid w:val="008169AC"/>
    <w:rsid w:val="008224F0"/>
    <w:rsid w:val="0082683A"/>
    <w:rsid w:val="008316D8"/>
    <w:rsid w:val="00841E21"/>
    <w:rsid w:val="00847525"/>
    <w:rsid w:val="00857813"/>
    <w:rsid w:val="008641F9"/>
    <w:rsid w:val="00866A16"/>
    <w:rsid w:val="00875820"/>
    <w:rsid w:val="0089398F"/>
    <w:rsid w:val="008A311D"/>
    <w:rsid w:val="008A3A9B"/>
    <w:rsid w:val="008B1E6A"/>
    <w:rsid w:val="008C3DB6"/>
    <w:rsid w:val="008C4074"/>
    <w:rsid w:val="008D1341"/>
    <w:rsid w:val="008D32E2"/>
    <w:rsid w:val="008E1EE0"/>
    <w:rsid w:val="00914C68"/>
    <w:rsid w:val="0093124D"/>
    <w:rsid w:val="00940876"/>
    <w:rsid w:val="00945DAA"/>
    <w:rsid w:val="00960ADB"/>
    <w:rsid w:val="00964A6A"/>
    <w:rsid w:val="0096726C"/>
    <w:rsid w:val="00984B25"/>
    <w:rsid w:val="009C0305"/>
    <w:rsid w:val="009C62D4"/>
    <w:rsid w:val="009D10AE"/>
    <w:rsid w:val="009E3BA3"/>
    <w:rsid w:val="009F0DB6"/>
    <w:rsid w:val="009F564A"/>
    <w:rsid w:val="009F7EDD"/>
    <w:rsid w:val="00A0046E"/>
    <w:rsid w:val="00A01F59"/>
    <w:rsid w:val="00A07C5D"/>
    <w:rsid w:val="00A107FC"/>
    <w:rsid w:val="00A16690"/>
    <w:rsid w:val="00A17763"/>
    <w:rsid w:val="00A24BEC"/>
    <w:rsid w:val="00A31ACB"/>
    <w:rsid w:val="00A33008"/>
    <w:rsid w:val="00A36403"/>
    <w:rsid w:val="00A402AC"/>
    <w:rsid w:val="00A60E3B"/>
    <w:rsid w:val="00A64D35"/>
    <w:rsid w:val="00A6717C"/>
    <w:rsid w:val="00A6745B"/>
    <w:rsid w:val="00A72DE7"/>
    <w:rsid w:val="00A73F28"/>
    <w:rsid w:val="00A7662A"/>
    <w:rsid w:val="00A81AA8"/>
    <w:rsid w:val="00A9359F"/>
    <w:rsid w:val="00AC3E31"/>
    <w:rsid w:val="00AD2F6E"/>
    <w:rsid w:val="00AD3557"/>
    <w:rsid w:val="00AD4B22"/>
    <w:rsid w:val="00AE0045"/>
    <w:rsid w:val="00AF1235"/>
    <w:rsid w:val="00AF5A29"/>
    <w:rsid w:val="00B038FA"/>
    <w:rsid w:val="00B050F0"/>
    <w:rsid w:val="00B05642"/>
    <w:rsid w:val="00B118CE"/>
    <w:rsid w:val="00B125DC"/>
    <w:rsid w:val="00B1436A"/>
    <w:rsid w:val="00B15C23"/>
    <w:rsid w:val="00B17B87"/>
    <w:rsid w:val="00B21CAB"/>
    <w:rsid w:val="00B23169"/>
    <w:rsid w:val="00B25892"/>
    <w:rsid w:val="00B34D62"/>
    <w:rsid w:val="00B359BD"/>
    <w:rsid w:val="00B37D7D"/>
    <w:rsid w:val="00B42181"/>
    <w:rsid w:val="00B47506"/>
    <w:rsid w:val="00B5113D"/>
    <w:rsid w:val="00B57127"/>
    <w:rsid w:val="00B5795D"/>
    <w:rsid w:val="00B601A4"/>
    <w:rsid w:val="00B61D0A"/>
    <w:rsid w:val="00B64327"/>
    <w:rsid w:val="00B6521D"/>
    <w:rsid w:val="00B752E3"/>
    <w:rsid w:val="00B81055"/>
    <w:rsid w:val="00B81AE0"/>
    <w:rsid w:val="00B83471"/>
    <w:rsid w:val="00B91EE9"/>
    <w:rsid w:val="00BB128A"/>
    <w:rsid w:val="00BB35E6"/>
    <w:rsid w:val="00BC2404"/>
    <w:rsid w:val="00BE63BA"/>
    <w:rsid w:val="00BE7A20"/>
    <w:rsid w:val="00C01606"/>
    <w:rsid w:val="00C10718"/>
    <w:rsid w:val="00C15141"/>
    <w:rsid w:val="00C1616B"/>
    <w:rsid w:val="00C1658B"/>
    <w:rsid w:val="00C21ABF"/>
    <w:rsid w:val="00C2495E"/>
    <w:rsid w:val="00C324C0"/>
    <w:rsid w:val="00C42D8C"/>
    <w:rsid w:val="00C436A6"/>
    <w:rsid w:val="00C47542"/>
    <w:rsid w:val="00C829AB"/>
    <w:rsid w:val="00C90FE1"/>
    <w:rsid w:val="00CA0A64"/>
    <w:rsid w:val="00CB1D20"/>
    <w:rsid w:val="00CB4B02"/>
    <w:rsid w:val="00CB7EEC"/>
    <w:rsid w:val="00CD4184"/>
    <w:rsid w:val="00CD6C9E"/>
    <w:rsid w:val="00CE423A"/>
    <w:rsid w:val="00CF0F63"/>
    <w:rsid w:val="00CF4EC7"/>
    <w:rsid w:val="00CF5B23"/>
    <w:rsid w:val="00D035E2"/>
    <w:rsid w:val="00D131F0"/>
    <w:rsid w:val="00D13CF3"/>
    <w:rsid w:val="00D25A63"/>
    <w:rsid w:val="00D32C35"/>
    <w:rsid w:val="00D42CF4"/>
    <w:rsid w:val="00D62119"/>
    <w:rsid w:val="00D645D4"/>
    <w:rsid w:val="00D822CF"/>
    <w:rsid w:val="00D82C5C"/>
    <w:rsid w:val="00DB3707"/>
    <w:rsid w:val="00DB4274"/>
    <w:rsid w:val="00DB6804"/>
    <w:rsid w:val="00DD403B"/>
    <w:rsid w:val="00DD5732"/>
    <w:rsid w:val="00DE0AAC"/>
    <w:rsid w:val="00DE1D4D"/>
    <w:rsid w:val="00DE672E"/>
    <w:rsid w:val="00DF02E4"/>
    <w:rsid w:val="00DF0711"/>
    <w:rsid w:val="00DF0824"/>
    <w:rsid w:val="00DF3632"/>
    <w:rsid w:val="00E068CE"/>
    <w:rsid w:val="00E140A0"/>
    <w:rsid w:val="00E15814"/>
    <w:rsid w:val="00E2766F"/>
    <w:rsid w:val="00E27767"/>
    <w:rsid w:val="00E3000C"/>
    <w:rsid w:val="00E305BE"/>
    <w:rsid w:val="00E30CD1"/>
    <w:rsid w:val="00E372B6"/>
    <w:rsid w:val="00E4094D"/>
    <w:rsid w:val="00E43958"/>
    <w:rsid w:val="00E465D9"/>
    <w:rsid w:val="00E4770E"/>
    <w:rsid w:val="00E51680"/>
    <w:rsid w:val="00E523FF"/>
    <w:rsid w:val="00E545D2"/>
    <w:rsid w:val="00E55806"/>
    <w:rsid w:val="00E6211E"/>
    <w:rsid w:val="00E633A5"/>
    <w:rsid w:val="00E6620B"/>
    <w:rsid w:val="00E739F7"/>
    <w:rsid w:val="00E755D6"/>
    <w:rsid w:val="00E80422"/>
    <w:rsid w:val="00E84691"/>
    <w:rsid w:val="00E94D37"/>
    <w:rsid w:val="00E97421"/>
    <w:rsid w:val="00EB13B7"/>
    <w:rsid w:val="00EB1449"/>
    <w:rsid w:val="00EB30DD"/>
    <w:rsid w:val="00EB5474"/>
    <w:rsid w:val="00EC137E"/>
    <w:rsid w:val="00ED2BEA"/>
    <w:rsid w:val="00EE16ED"/>
    <w:rsid w:val="00EE1C13"/>
    <w:rsid w:val="00EE6F64"/>
    <w:rsid w:val="00EF5C17"/>
    <w:rsid w:val="00F23061"/>
    <w:rsid w:val="00F305EA"/>
    <w:rsid w:val="00F30844"/>
    <w:rsid w:val="00F31E09"/>
    <w:rsid w:val="00F32C6B"/>
    <w:rsid w:val="00F354A4"/>
    <w:rsid w:val="00F41A30"/>
    <w:rsid w:val="00F42D3D"/>
    <w:rsid w:val="00F430C2"/>
    <w:rsid w:val="00F5476F"/>
    <w:rsid w:val="00F570D8"/>
    <w:rsid w:val="00F63A26"/>
    <w:rsid w:val="00F662F9"/>
    <w:rsid w:val="00F70CF5"/>
    <w:rsid w:val="00F70F94"/>
    <w:rsid w:val="00F7557C"/>
    <w:rsid w:val="00F92D9F"/>
    <w:rsid w:val="00F93786"/>
    <w:rsid w:val="00F953D0"/>
    <w:rsid w:val="00F97200"/>
    <w:rsid w:val="00FC0BDB"/>
    <w:rsid w:val="00FC27A6"/>
    <w:rsid w:val="00FC4A79"/>
    <w:rsid w:val="00FD0727"/>
    <w:rsid w:val="00FD125B"/>
    <w:rsid w:val="00FD39DA"/>
    <w:rsid w:val="00FE1917"/>
    <w:rsid w:val="00FE46DB"/>
    <w:rsid w:val="00FE4EF4"/>
    <w:rsid w:val="00FF2D16"/>
    <w:rsid w:val="00F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1A0C1"/>
  <w15:docId w15:val="{0A274CD6-735E-4044-8370-FD1DC60ADC77}"/>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140A0"/>
    <w:rPr>
      <w:sz w:val="24"/>
      <w:szCs w:val="24"/>
      <w:lang w:eastAsia="en-US"/>
    </w:rPr>
  </w:style>
  <w:style w:type="paragraph" w:styleId="berschrift1">
    <w:name w:val="heading 1"/>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0"/>
    </w:pPr>
    <w:rPr>
      <w:b/>
      <w:color w:val="000000"/>
    </w:rPr>
  </w:style>
  <w:style w:type="paragraph" w:styleId="berschrift2">
    <w:name w:val="heading 2"/>
    <w:basedOn w:val="Standard"/>
    <w:next w:val="Standard"/>
    <w:link w:val="berschrift2Zchn"/>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center"/>
      <w:outlineLvl w:val="1"/>
    </w:pPr>
    <w:rPr>
      <w:color w:val="000000"/>
      <w:u w:val="single"/>
    </w:rPr>
  </w:style>
  <w:style w:type="paragraph" w:styleId="berschrift3">
    <w:name w:val="heading 3"/>
    <w:basedOn w:val="Standard"/>
    <w:next w:val="Standard"/>
    <w:link w:val="berschrift3Zchn"/>
    <w:qFormat/>
    <w:rsid w:val="0065644E"/>
    <w:pPr>
      <w:keepNext/>
      <w:spacing w:before="240" w:after="60"/>
      <w:outlineLvl w:val="2"/>
    </w:pPr>
    <w:rPr>
      <w:rFonts w:ascii="Arial" w:hAnsi="Arial" w:cs="Arial"/>
      <w:b/>
      <w:bCs/>
      <w:sz w:val="26"/>
      <w:szCs w:val="26"/>
    </w:rPr>
  </w:style>
  <w:style w:type="paragraph" w:styleId="berschrift4">
    <w:name w:val="heading 4"/>
    <w:basedOn w:val="Standard"/>
    <w:next w:val="Standardeinzug"/>
    <w:qFormat/>
    <w:rsid w:val="0065644E"/>
    <w:pPr>
      <w:tabs>
        <w:tab w:val="num" w:pos="864"/>
      </w:tabs>
      <w:spacing w:after="80"/>
      <w:ind w:left="864" w:hanging="864"/>
      <w:jc w:val="both"/>
      <w:outlineLvl w:val="3"/>
    </w:pPr>
    <w:rPr>
      <w:rFonts w:ascii="Arial" w:hAnsi="Arial"/>
      <w:sz w:val="20"/>
      <w:szCs w:val="20"/>
      <w:u w:val="single"/>
      <w:lang w:val="fr-FR" w:eastAsia="fr-FR"/>
    </w:rPr>
  </w:style>
  <w:style w:type="paragraph" w:styleId="berschrift5">
    <w:name w:val="heading 5"/>
    <w:basedOn w:val="Standard"/>
    <w:next w:val="Standard"/>
    <w:qFormat/>
    <w:rsid w:val="0072632C"/>
    <w:pPr>
      <w:spacing w:before="240" w:after="60"/>
      <w:outlineLvl w:val="4"/>
    </w:pPr>
    <w:rPr>
      <w:b/>
      <w:bCs/>
      <w:i/>
      <w:iCs/>
      <w:sz w:val="26"/>
      <w:szCs w:val="26"/>
    </w:rPr>
  </w:style>
  <w:style w:type="paragraph" w:styleId="berschrift6">
    <w:name w:val="heading 6"/>
    <w:basedOn w:val="Standard"/>
    <w:next w:val="Standard"/>
    <w:qFormat/>
    <w:rsid w:val="0072632C"/>
    <w:pPr>
      <w:spacing w:before="240" w:after="60"/>
      <w:outlineLvl w:val="5"/>
    </w:pPr>
    <w:rPr>
      <w:b/>
      <w:bCs/>
      <w:sz w:val="22"/>
      <w:szCs w:val="22"/>
    </w:rPr>
  </w:style>
  <w:style w:type="paragraph" w:styleId="berschrift7">
    <w:name w:val="heading 7"/>
    <w:basedOn w:val="Standard"/>
    <w:next w:val="Standardeinzug"/>
    <w:qFormat/>
    <w:rsid w:val="0065644E"/>
    <w:pPr>
      <w:tabs>
        <w:tab w:val="num" w:pos="1296"/>
      </w:tabs>
      <w:spacing w:after="80"/>
      <w:ind w:left="1296" w:hanging="1296"/>
      <w:jc w:val="both"/>
      <w:outlineLvl w:val="6"/>
    </w:pPr>
    <w:rPr>
      <w:i/>
      <w:sz w:val="20"/>
      <w:szCs w:val="20"/>
      <w:lang w:val="fr-FR" w:eastAsia="fr-FR"/>
    </w:rPr>
  </w:style>
  <w:style w:type="paragraph" w:styleId="berschrift8">
    <w:name w:val="heading 8"/>
    <w:basedOn w:val="Standard"/>
    <w:next w:val="Standard"/>
    <w:qFormat/>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center"/>
      <w:outlineLvl w:val="7"/>
    </w:pPr>
    <w:rPr>
      <w:rFonts w:ascii="Tms Rmn" w:hAnsi="Tms Rmn"/>
      <w:b/>
      <w:color w:val="000000"/>
      <w:szCs w:val="20"/>
      <w:lang w:eastAsia="en-GB"/>
    </w:rPr>
  </w:style>
  <w:style w:type="paragraph" w:styleId="berschrift9">
    <w:name w:val="heading 9"/>
    <w:basedOn w:val="Standard"/>
    <w:next w:val="Standardeinzug"/>
    <w:qFormat/>
    <w:rsid w:val="0065644E"/>
    <w:pPr>
      <w:tabs>
        <w:tab w:val="num" w:pos="1584"/>
      </w:tabs>
      <w:spacing w:after="80"/>
      <w:ind w:left="1584" w:hanging="1584"/>
      <w:jc w:val="both"/>
      <w:outlineLvl w:val="8"/>
    </w:pPr>
    <w:rPr>
      <w:i/>
      <w:sz w:val="20"/>
      <w:szCs w:val="20"/>
      <w:lang w:val="fr-FR"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rsid w:val="0065644E"/>
    <w:rPr>
      <w:color w:val="000000"/>
      <w:sz w:val="24"/>
      <w:szCs w:val="24"/>
      <w:u w:val="single"/>
      <w:lang w:val="en-GB" w:eastAsia="en-US" w:bidi="ar-SA"/>
    </w:rPr>
  </w:style>
  <w:style w:type="character" w:customStyle="1" w:styleId="berschrift3Zchn">
    <w:name w:val="Überschrift 3 Zchn"/>
    <w:basedOn w:val="Absatz-Standardschriftart"/>
    <w:link w:val="berschrift3"/>
    <w:rsid w:val="0065644E"/>
    <w:rPr>
      <w:rFonts w:ascii="Arial" w:hAnsi="Arial" w:cs="Arial"/>
      <w:b/>
      <w:bCs/>
      <w:sz w:val="26"/>
      <w:szCs w:val="26"/>
      <w:lang w:val="en-GB" w:eastAsia="en-US" w:bidi="ar-SA"/>
    </w:rPr>
  </w:style>
  <w:style w:type="paragraph" w:styleId="Standardeinzug">
    <w:name w:val="Normal Indent"/>
    <w:basedOn w:val="Standard"/>
    <w:rsid w:val="0072632C"/>
    <w:pPr>
      <w:ind w:left="720" w:hanging="720"/>
      <w:jc w:val="both"/>
    </w:pPr>
    <w:rPr>
      <w:snapToGrid w:val="0"/>
      <w:sz w:val="23"/>
      <w:szCs w:val="20"/>
      <w:lang w:eastAsia="nl-NL"/>
    </w:rPr>
  </w:style>
  <w:style w:type="paragraph" w:customStyle="1" w:styleId="DefaultText">
    <w:name w:val="Default Text"/>
    <w:basedOn w:val="Standard"/>
    <w:rsid w:val="00795A2A"/>
    <w:rPr>
      <w:szCs w:val="20"/>
    </w:rPr>
  </w:style>
  <w:style w:type="paragraph" w:styleId="Textkrper">
    <w:name w:val="Body Text"/>
    <w:basedOn w:val="Standard"/>
    <w:rsid w:val="00795A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right="144"/>
      <w:jc w:val="both"/>
    </w:pPr>
  </w:style>
  <w:style w:type="paragraph" w:styleId="Textkrper2">
    <w:name w:val="Body Text 2"/>
    <w:basedOn w:val="Standard"/>
    <w:rsid w:val="00795A2A"/>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pPr>
    <w:rPr>
      <w:bCs/>
      <w:color w:val="000000"/>
    </w:rPr>
  </w:style>
  <w:style w:type="paragraph" w:styleId="Sprechblasentext">
    <w:name w:val="Balloon Text"/>
    <w:basedOn w:val="Standard"/>
    <w:semiHidden/>
    <w:rsid w:val="00B17B87"/>
    <w:rPr>
      <w:rFonts w:ascii="Tahoma" w:hAnsi="Tahoma" w:cs="Tahoma"/>
      <w:sz w:val="16"/>
      <w:szCs w:val="16"/>
    </w:rPr>
  </w:style>
  <w:style w:type="paragraph" w:styleId="Textkrper-Zeileneinzug">
    <w:name w:val="Body Text Indent"/>
    <w:basedOn w:val="Standard"/>
    <w:rsid w:val="00B17B87"/>
    <w:pPr>
      <w:spacing w:after="120"/>
      <w:ind w:left="283"/>
    </w:pPr>
  </w:style>
  <w:style w:type="paragraph" w:customStyle="1" w:styleId="Body">
    <w:name w:val="Body"/>
    <w:basedOn w:val="Standard"/>
    <w:rsid w:val="00CD6C9E"/>
    <w:pPr>
      <w:spacing w:after="140" w:line="290" w:lineRule="auto"/>
      <w:jc w:val="both"/>
    </w:pPr>
    <w:rPr>
      <w:rFonts w:ascii="Arial" w:hAnsi="Arial"/>
      <w:kern w:val="20"/>
      <w:sz w:val="20"/>
      <w:szCs w:val="20"/>
    </w:rPr>
  </w:style>
  <w:style w:type="character" w:styleId="Kommentarzeichen">
    <w:name w:val="annotation reference"/>
    <w:basedOn w:val="Absatz-Standardschriftart"/>
    <w:semiHidden/>
    <w:rsid w:val="00B64327"/>
    <w:rPr>
      <w:sz w:val="16"/>
      <w:szCs w:val="16"/>
    </w:rPr>
  </w:style>
  <w:style w:type="paragraph" w:styleId="Kommentartext">
    <w:name w:val="annotation text"/>
    <w:basedOn w:val="Standard"/>
    <w:semiHidden/>
    <w:rsid w:val="00B64327"/>
    <w:rPr>
      <w:sz w:val="20"/>
      <w:szCs w:val="20"/>
    </w:rPr>
  </w:style>
  <w:style w:type="paragraph" w:styleId="Kommentarthema">
    <w:name w:val="annotation subject"/>
    <w:basedOn w:val="Kommentartext"/>
    <w:next w:val="Kommentartext"/>
    <w:semiHidden/>
    <w:rsid w:val="00B64327"/>
    <w:rPr>
      <w:b/>
      <w:bCs/>
    </w:rPr>
  </w:style>
  <w:style w:type="paragraph" w:styleId="Titel">
    <w:name w:val="Title"/>
    <w:basedOn w:val="Standard"/>
    <w:qFormat/>
    <w:rsid w:val="0072632C"/>
    <w:pPr>
      <w:jc w:val="center"/>
    </w:pPr>
    <w:rPr>
      <w:b/>
      <w:snapToGrid w:val="0"/>
      <w:szCs w:val="20"/>
      <w:lang w:eastAsia="nl-NL"/>
    </w:rPr>
  </w:style>
  <w:style w:type="table" w:styleId="Tabellenraster">
    <w:name w:val="Table Grid"/>
    <w:basedOn w:val="NormaleTabelle"/>
    <w:rsid w:val="0072632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rsid w:val="00E84691"/>
    <w:pPr>
      <w:tabs>
        <w:tab w:val="center" w:pos="4819"/>
        <w:tab w:val="right" w:pos="9071"/>
      </w:tabs>
      <w:jc w:val="both"/>
    </w:pPr>
    <w:rPr>
      <w:snapToGrid w:val="0"/>
      <w:sz w:val="23"/>
      <w:szCs w:val="20"/>
      <w:lang w:eastAsia="nl-NL"/>
    </w:rPr>
  </w:style>
  <w:style w:type="paragraph" w:styleId="Untertitel">
    <w:name w:val="Subtitle"/>
    <w:basedOn w:val="Standard"/>
    <w:link w:val="UntertitelZchn"/>
    <w:uiPriority w:val="99"/>
    <w:qFormat/>
    <w:rsid w:val="00C21ABF"/>
    <w:pPr>
      <w:jc w:val="center"/>
    </w:pPr>
    <w:rPr>
      <w:b/>
      <w:snapToGrid w:val="0"/>
      <w:sz w:val="20"/>
      <w:szCs w:val="20"/>
      <w:u w:val="single"/>
      <w:lang w:eastAsia="nl-NL"/>
    </w:rPr>
  </w:style>
  <w:style w:type="paragraph" w:styleId="Kopfzeile">
    <w:name w:val="header"/>
    <w:rsid w:val="0065644E"/>
    <w:pPr>
      <w:tabs>
        <w:tab w:val="right" w:pos="9498"/>
      </w:tabs>
    </w:pPr>
    <w:rPr>
      <w:rFonts w:ascii="Arial" w:hAnsi="Arial"/>
      <w:noProof/>
      <w:sz w:val="22"/>
      <w:lang w:val="fr-FR" w:eastAsia="fr-FR"/>
    </w:rPr>
  </w:style>
  <w:style w:type="paragraph" w:customStyle="1" w:styleId="DestTabNom">
    <w:name w:val="DestTabNom"/>
    <w:basedOn w:val="DestTabTitre"/>
    <w:rsid w:val="0065644E"/>
    <w:pPr>
      <w:spacing w:before="0"/>
    </w:pPr>
    <w:rPr>
      <w:b/>
      <w:sz w:val="24"/>
    </w:rPr>
  </w:style>
  <w:style w:type="paragraph" w:customStyle="1" w:styleId="DestTabTitre">
    <w:name w:val="DestTabTitre"/>
    <w:basedOn w:val="EmetTabTitre"/>
    <w:rsid w:val="0065644E"/>
    <w:pPr>
      <w:spacing w:before="240"/>
    </w:pPr>
  </w:style>
  <w:style w:type="paragraph" w:customStyle="1" w:styleId="EmetTabTitre">
    <w:name w:val="EmetTabTitre"/>
    <w:basedOn w:val="Standard"/>
    <w:rsid w:val="0065644E"/>
    <w:pPr>
      <w:tabs>
        <w:tab w:val="center" w:pos="9143"/>
      </w:tabs>
      <w:spacing w:after="80"/>
    </w:pPr>
    <w:rPr>
      <w:rFonts w:ascii="Arial" w:hAnsi="Arial"/>
      <w:noProof/>
      <w:sz w:val="20"/>
      <w:szCs w:val="20"/>
      <w:lang w:val="fr-FR" w:eastAsia="fr-FR"/>
    </w:rPr>
  </w:style>
  <w:style w:type="paragraph" w:customStyle="1" w:styleId="NormalSignature">
    <w:name w:val="NormalSignature"/>
    <w:basedOn w:val="Standard"/>
    <w:rsid w:val="0065644E"/>
    <w:pPr>
      <w:spacing w:before="120" w:after="80"/>
    </w:pPr>
    <w:rPr>
      <w:rFonts w:ascii="Arial" w:hAnsi="Arial"/>
      <w:b/>
      <w:sz w:val="20"/>
      <w:szCs w:val="20"/>
      <w:lang w:val="fr-FR" w:eastAsia="fr-FR"/>
    </w:rPr>
  </w:style>
  <w:style w:type="paragraph" w:customStyle="1" w:styleId="InfIntObjet">
    <w:name w:val="InfIntObjet"/>
    <w:basedOn w:val="InfIntTitre"/>
    <w:next w:val="Standard"/>
    <w:rsid w:val="0065644E"/>
    <w:pPr>
      <w:pBdr>
        <w:top w:val="double" w:sz="6" w:space="12" w:color="808080"/>
        <w:left w:val="double" w:sz="6" w:space="12" w:color="808080"/>
        <w:bottom w:val="double" w:sz="6" w:space="12" w:color="808080"/>
        <w:right w:val="double" w:sz="6" w:space="12" w:color="808080"/>
      </w:pBdr>
    </w:pPr>
    <w:rPr>
      <w:sz w:val="28"/>
    </w:rPr>
  </w:style>
  <w:style w:type="paragraph" w:customStyle="1" w:styleId="InfIntTitre">
    <w:name w:val="InfIntTitre"/>
    <w:basedOn w:val="Standard"/>
    <w:next w:val="EmetTabTitre"/>
    <w:rsid w:val="0065644E"/>
    <w:pPr>
      <w:spacing w:before="480" w:after="960"/>
      <w:jc w:val="center"/>
    </w:pPr>
    <w:rPr>
      <w:rFonts w:ascii="Arial" w:hAnsi="Arial"/>
      <w:b/>
      <w:noProof/>
      <w:sz w:val="40"/>
      <w:szCs w:val="20"/>
      <w:lang w:val="fr-FR" w:eastAsia="fr-FR"/>
    </w:rPr>
  </w:style>
  <w:style w:type="paragraph" w:customStyle="1" w:styleId="EmetTabNom">
    <w:name w:val="EmetTabNom"/>
    <w:basedOn w:val="EmetTabTitre"/>
    <w:rsid w:val="0065644E"/>
    <w:rPr>
      <w:b/>
    </w:rPr>
  </w:style>
  <w:style w:type="paragraph" w:customStyle="1" w:styleId="NormalPolitesse">
    <w:name w:val="NormalPolitesse"/>
    <w:basedOn w:val="Standard"/>
    <w:rsid w:val="0065644E"/>
    <w:pPr>
      <w:numPr>
        <w:numId w:val="3"/>
      </w:numPr>
      <w:spacing w:after="80"/>
      <w:jc w:val="both"/>
    </w:pPr>
    <w:rPr>
      <w:rFonts w:ascii="Arial" w:hAnsi="Arial"/>
      <w:sz w:val="20"/>
      <w:szCs w:val="20"/>
      <w:lang w:val="fr-FR" w:eastAsia="fr-FR"/>
    </w:rPr>
  </w:style>
  <w:style w:type="paragraph" w:customStyle="1" w:styleId="CcTabTitre">
    <w:name w:val="CcTabTitre"/>
    <w:basedOn w:val="DestTabTitre"/>
    <w:next w:val="CcTabNom"/>
    <w:rsid w:val="0065644E"/>
  </w:style>
  <w:style w:type="paragraph" w:customStyle="1" w:styleId="CcTabNom">
    <w:name w:val="CcTabNom"/>
    <w:basedOn w:val="EmetTabTitre"/>
    <w:rsid w:val="0065644E"/>
    <w:rPr>
      <w:sz w:val="24"/>
    </w:rPr>
  </w:style>
  <w:style w:type="paragraph" w:customStyle="1" w:styleId="CCPSA">
    <w:name w:val="CCPSA"/>
    <w:basedOn w:val="Standard"/>
    <w:rsid w:val="0065644E"/>
    <w:pPr>
      <w:keepLines/>
      <w:spacing w:after="80"/>
      <w:jc w:val="both"/>
    </w:pPr>
    <w:rPr>
      <w:rFonts w:ascii="Arial" w:hAnsi="Arial"/>
      <w:i/>
      <w:color w:val="FF0000"/>
      <w:spacing w:val="-30"/>
      <w:sz w:val="32"/>
      <w:szCs w:val="20"/>
      <w:lang w:val="fr-FR" w:eastAsia="fr-FR"/>
    </w:rPr>
  </w:style>
  <w:style w:type="paragraph" w:customStyle="1" w:styleId="en-ttePaysage">
    <w:name w:val="en-têtePaysage"/>
    <w:basedOn w:val="Kopfzeile"/>
    <w:rsid w:val="0065644E"/>
    <w:pPr>
      <w:tabs>
        <w:tab w:val="clear" w:pos="9498"/>
        <w:tab w:val="right" w:pos="15310"/>
      </w:tabs>
    </w:pPr>
  </w:style>
  <w:style w:type="paragraph" w:customStyle="1" w:styleId="pieddepagePaysage">
    <w:name w:val="pied de pagePaysage"/>
    <w:basedOn w:val="Fuzeile"/>
    <w:rsid w:val="0065644E"/>
    <w:pPr>
      <w:pBdr>
        <w:top w:val="single" w:sz="6" w:space="1" w:color="C0C0C0"/>
      </w:pBdr>
      <w:tabs>
        <w:tab w:val="clear" w:pos="4819"/>
        <w:tab w:val="clear" w:pos="9071"/>
        <w:tab w:val="center" w:pos="7655"/>
        <w:tab w:val="right" w:pos="15310"/>
      </w:tabs>
      <w:jc w:val="left"/>
    </w:pPr>
    <w:rPr>
      <w:rFonts w:ascii="Arial" w:hAnsi="Arial"/>
      <w:noProof/>
      <w:snapToGrid/>
      <w:sz w:val="20"/>
      <w:lang w:val="fr-FR" w:eastAsia="fr-FR"/>
    </w:rPr>
  </w:style>
  <w:style w:type="paragraph" w:customStyle="1" w:styleId="NormalCopieEcran">
    <w:name w:val="NormalCopieEcran"/>
    <w:rsid w:val="0065644E"/>
    <w:pPr>
      <w:keepLines/>
      <w:pBdr>
        <w:top w:val="single" w:sz="6" w:space="1" w:color="auto"/>
        <w:left w:val="single" w:sz="6" w:space="1" w:color="auto"/>
        <w:bottom w:val="single" w:sz="6" w:space="1" w:color="auto"/>
        <w:right w:val="single" w:sz="6" w:space="1" w:color="auto"/>
      </w:pBdr>
    </w:pPr>
    <w:rPr>
      <w:rFonts w:ascii="Courier New" w:hAnsi="Courier New"/>
      <w:noProof/>
      <w:sz w:val="18"/>
      <w:lang w:val="fr-FR" w:eastAsia="fr-FR"/>
    </w:rPr>
  </w:style>
  <w:style w:type="paragraph" w:customStyle="1" w:styleId="Corps">
    <w:name w:val="Corps"/>
    <w:basedOn w:val="Standard"/>
    <w:rsid w:val="0065644E"/>
    <w:pPr>
      <w:tabs>
        <w:tab w:val="left" w:pos="851"/>
      </w:tabs>
      <w:spacing w:before="240" w:after="80"/>
      <w:ind w:firstLine="284"/>
      <w:jc w:val="both"/>
    </w:pPr>
    <w:rPr>
      <w:sz w:val="20"/>
      <w:szCs w:val="20"/>
      <w:lang w:val="fr-FR" w:eastAsia="fr-FR"/>
    </w:rPr>
  </w:style>
  <w:style w:type="paragraph" w:styleId="Liste">
    <w:name w:val="List"/>
    <w:basedOn w:val="Standardeinzug"/>
    <w:rsid w:val="0065644E"/>
    <w:pPr>
      <w:tabs>
        <w:tab w:val="left" w:leader="dot" w:pos="5670"/>
        <w:tab w:val="right" w:pos="9072"/>
      </w:tabs>
      <w:ind w:left="2835" w:firstLine="0"/>
    </w:pPr>
    <w:rPr>
      <w:snapToGrid/>
      <w:sz w:val="24"/>
      <w:lang w:val="fr-FR" w:eastAsia="fr-FR"/>
    </w:rPr>
  </w:style>
  <w:style w:type="paragraph" w:customStyle="1" w:styleId="Emetteur">
    <w:name w:val="Emetteur"/>
    <w:basedOn w:val="Standard"/>
    <w:next w:val="Dest"/>
    <w:rsid w:val="0065644E"/>
    <w:pPr>
      <w:tabs>
        <w:tab w:val="left" w:pos="1701"/>
      </w:tabs>
      <w:spacing w:after="720"/>
      <w:jc w:val="both"/>
    </w:pPr>
    <w:rPr>
      <w:b/>
      <w:szCs w:val="20"/>
      <w:lang w:val="fr-FR" w:eastAsia="fr-FR"/>
    </w:rPr>
  </w:style>
  <w:style w:type="paragraph" w:customStyle="1" w:styleId="Dest">
    <w:name w:val="Dest"/>
    <w:basedOn w:val="Standard"/>
    <w:rsid w:val="0065644E"/>
    <w:pPr>
      <w:spacing w:after="80"/>
      <w:ind w:left="1701" w:hanging="1701"/>
      <w:jc w:val="both"/>
    </w:pPr>
    <w:rPr>
      <w:b/>
      <w:szCs w:val="20"/>
      <w:lang w:val="fr-FR" w:eastAsia="fr-FR"/>
    </w:rPr>
  </w:style>
  <w:style w:type="paragraph" w:customStyle="1" w:styleId="Obj">
    <w:name w:val="Obj"/>
    <w:basedOn w:val="Standard"/>
    <w:next w:val="Standard"/>
    <w:rsid w:val="0065644E"/>
    <w:pPr>
      <w:tabs>
        <w:tab w:val="center" w:pos="4820"/>
        <w:tab w:val="right" w:pos="9480"/>
      </w:tabs>
      <w:spacing w:before="120" w:after="120"/>
      <w:ind w:left="567"/>
      <w:jc w:val="both"/>
    </w:pPr>
    <w:rPr>
      <w:szCs w:val="20"/>
      <w:u w:val="single"/>
      <w:lang w:val="fr-FR" w:eastAsia="fr-FR"/>
    </w:rPr>
  </w:style>
  <w:style w:type="paragraph" w:customStyle="1" w:styleId="NormalApprobation">
    <w:name w:val="Normal Approbation"/>
    <w:basedOn w:val="Standard"/>
    <w:rsid w:val="0065644E"/>
    <w:pPr>
      <w:keepLines/>
      <w:spacing w:after="240" w:line="240" w:lineRule="atLeast"/>
      <w:jc w:val="both"/>
    </w:pPr>
    <w:rPr>
      <w:sz w:val="20"/>
      <w:szCs w:val="20"/>
      <w:lang w:val="fr-FR" w:eastAsia="fr-FR"/>
    </w:rPr>
  </w:style>
  <w:style w:type="paragraph" w:customStyle="1" w:styleId="NormalCentr">
    <w:name w:val="Normal Centré"/>
    <w:basedOn w:val="Standard"/>
    <w:rsid w:val="0065644E"/>
    <w:pPr>
      <w:keepLines/>
      <w:spacing w:after="240" w:line="288" w:lineRule="atLeast"/>
      <w:jc w:val="center"/>
    </w:pPr>
    <w:rPr>
      <w:rFonts w:ascii="Arial" w:hAnsi="Arial"/>
      <w:b/>
      <w:sz w:val="28"/>
      <w:szCs w:val="20"/>
      <w:lang w:val="fr-FR" w:eastAsia="fr-FR"/>
    </w:rPr>
  </w:style>
  <w:style w:type="paragraph" w:customStyle="1" w:styleId="NormalGauche">
    <w:name w:val="Normal Gauche"/>
    <w:basedOn w:val="Standard"/>
    <w:rsid w:val="0065644E"/>
    <w:pPr>
      <w:keepLines/>
      <w:spacing w:after="240" w:line="264" w:lineRule="atLeast"/>
      <w:jc w:val="both"/>
    </w:pPr>
    <w:rPr>
      <w:rFonts w:ascii="Arial" w:hAnsi="Arial"/>
      <w:sz w:val="20"/>
      <w:szCs w:val="20"/>
      <w:lang w:val="fr-FR" w:eastAsia="fr-FR"/>
    </w:rPr>
  </w:style>
  <w:style w:type="paragraph" w:customStyle="1" w:styleId="NormalDiffusion">
    <w:name w:val="Normal Diffusion"/>
    <w:basedOn w:val="Standard"/>
    <w:rsid w:val="0065644E"/>
    <w:pPr>
      <w:keepLines/>
      <w:tabs>
        <w:tab w:val="right" w:pos="5387"/>
      </w:tabs>
      <w:spacing w:after="80" w:line="240" w:lineRule="atLeast"/>
      <w:ind w:left="142" w:hanging="142"/>
      <w:jc w:val="both"/>
    </w:pPr>
    <w:rPr>
      <w:sz w:val="20"/>
      <w:szCs w:val="20"/>
      <w:lang w:val="fr-FR" w:eastAsia="fr-FR"/>
    </w:rPr>
  </w:style>
  <w:style w:type="paragraph" w:customStyle="1" w:styleId="NormalTitre">
    <w:name w:val="NormalTitre"/>
    <w:basedOn w:val="Standard"/>
    <w:rsid w:val="0065644E"/>
    <w:pPr>
      <w:keepLines/>
      <w:spacing w:before="360" w:after="240" w:line="360" w:lineRule="atLeast"/>
      <w:jc w:val="center"/>
    </w:pPr>
    <w:rPr>
      <w:rFonts w:ascii="Arial" w:hAnsi="Arial"/>
      <w:b/>
      <w:sz w:val="36"/>
      <w:szCs w:val="20"/>
      <w:lang w:val="fr-FR" w:eastAsia="fr-FR"/>
    </w:rPr>
  </w:style>
  <w:style w:type="paragraph" w:customStyle="1" w:styleId="Retraitnormal0Aprs">
    <w:name w:val="Retrait normal 0Après"/>
    <w:basedOn w:val="Standardeinzug"/>
    <w:rsid w:val="0065644E"/>
    <w:pPr>
      <w:keepLines/>
      <w:tabs>
        <w:tab w:val="left" w:pos="851"/>
      </w:tabs>
      <w:spacing w:line="288" w:lineRule="atLeast"/>
      <w:ind w:left="851" w:hanging="284"/>
    </w:pPr>
    <w:rPr>
      <w:snapToGrid/>
      <w:sz w:val="24"/>
      <w:lang w:val="fr-FR" w:eastAsia="fr-FR"/>
    </w:rPr>
  </w:style>
  <w:style w:type="paragraph" w:customStyle="1" w:styleId="NormalAnnexe">
    <w:name w:val="NormalAnnexe"/>
    <w:basedOn w:val="NormalCentr"/>
    <w:rsid w:val="0065644E"/>
    <w:pPr>
      <w:pBdr>
        <w:bottom w:val="single" w:sz="6" w:space="1" w:color="auto"/>
        <w:between w:val="single" w:sz="6" w:space="1" w:color="auto"/>
      </w:pBdr>
      <w:ind w:left="3969" w:right="3968"/>
    </w:pPr>
    <w:rPr>
      <w:b w:val="0"/>
    </w:rPr>
  </w:style>
  <w:style w:type="character" w:customStyle="1" w:styleId="CCPSA01">
    <w:name w:val="CCPSA01"/>
    <w:rsid w:val="0065644E"/>
    <w:rPr>
      <w:rFonts w:ascii="Arial" w:hAnsi="Arial"/>
      <w:b/>
      <w:i/>
      <w:color w:val="FF0000"/>
      <w:spacing w:val="-30"/>
      <w:sz w:val="36"/>
    </w:rPr>
  </w:style>
  <w:style w:type="character" w:customStyle="1" w:styleId="CCPSA02">
    <w:name w:val="CCPSA02"/>
    <w:basedOn w:val="CCPSA01"/>
    <w:rsid w:val="0065644E"/>
    <w:rPr>
      <w:rFonts w:ascii="Arial" w:hAnsi="Arial"/>
      <w:b/>
      <w:i/>
      <w:smallCaps/>
      <w:color w:val="FF0000"/>
      <w:spacing w:val="-30"/>
      <w:sz w:val="32"/>
    </w:rPr>
  </w:style>
  <w:style w:type="paragraph" w:customStyle="1" w:styleId="en-tteCCPSA">
    <w:name w:val="en-têteCCPSA"/>
    <w:rsid w:val="0065644E"/>
    <w:rPr>
      <w:rFonts w:ascii="Arial" w:hAnsi="Arial"/>
      <w:b/>
      <w:i/>
      <w:color w:val="FF0000"/>
      <w:spacing w:val="-30"/>
      <w:sz w:val="36"/>
      <w:lang w:val="en-US" w:eastAsia="fr-FR"/>
    </w:rPr>
  </w:style>
  <w:style w:type="paragraph" w:styleId="Verzeichnis1">
    <w:name w:val="toc 1"/>
    <w:basedOn w:val="Standard"/>
    <w:next w:val="Standard"/>
    <w:autoRedefine/>
    <w:semiHidden/>
    <w:rsid w:val="0065644E"/>
    <w:pPr>
      <w:spacing w:before="120" w:after="120"/>
    </w:pPr>
    <w:rPr>
      <w:rFonts w:ascii="Times" w:hAnsi="Times"/>
      <w:b/>
      <w:caps/>
      <w:sz w:val="20"/>
      <w:szCs w:val="20"/>
      <w:lang w:val="fr-FR" w:eastAsia="fr-FR"/>
    </w:rPr>
  </w:style>
  <w:style w:type="paragraph" w:styleId="Verzeichnis2">
    <w:name w:val="toc 2"/>
    <w:basedOn w:val="Standard"/>
    <w:next w:val="Standard"/>
    <w:autoRedefine/>
    <w:uiPriority w:val="39"/>
    <w:rsid w:val="0065644E"/>
    <w:pPr>
      <w:ind w:left="200"/>
    </w:pPr>
    <w:rPr>
      <w:rFonts w:ascii="Times" w:hAnsi="Times"/>
      <w:smallCaps/>
      <w:sz w:val="20"/>
      <w:szCs w:val="20"/>
      <w:lang w:val="fr-FR" w:eastAsia="fr-FR"/>
    </w:rPr>
  </w:style>
  <w:style w:type="paragraph" w:styleId="Verzeichnis3">
    <w:name w:val="toc 3"/>
    <w:basedOn w:val="Standard"/>
    <w:next w:val="Standard"/>
    <w:autoRedefine/>
    <w:semiHidden/>
    <w:rsid w:val="0065644E"/>
    <w:pPr>
      <w:ind w:left="400"/>
    </w:pPr>
    <w:rPr>
      <w:rFonts w:ascii="Times" w:hAnsi="Times"/>
      <w:i/>
      <w:sz w:val="20"/>
      <w:szCs w:val="20"/>
      <w:lang w:val="fr-FR" w:eastAsia="fr-FR"/>
    </w:rPr>
  </w:style>
  <w:style w:type="paragraph" w:styleId="Verzeichnis4">
    <w:name w:val="toc 4"/>
    <w:basedOn w:val="Standard"/>
    <w:next w:val="Standard"/>
    <w:autoRedefine/>
    <w:semiHidden/>
    <w:rsid w:val="0065644E"/>
    <w:pPr>
      <w:ind w:left="600"/>
    </w:pPr>
    <w:rPr>
      <w:rFonts w:ascii="Times" w:hAnsi="Times"/>
      <w:sz w:val="18"/>
      <w:szCs w:val="20"/>
      <w:lang w:val="fr-FR" w:eastAsia="fr-FR"/>
    </w:rPr>
  </w:style>
  <w:style w:type="paragraph" w:styleId="Verzeichnis5">
    <w:name w:val="toc 5"/>
    <w:basedOn w:val="Standard"/>
    <w:next w:val="Standard"/>
    <w:autoRedefine/>
    <w:semiHidden/>
    <w:rsid w:val="0065644E"/>
    <w:pPr>
      <w:ind w:left="800"/>
    </w:pPr>
    <w:rPr>
      <w:rFonts w:ascii="Times" w:hAnsi="Times"/>
      <w:sz w:val="18"/>
      <w:szCs w:val="20"/>
      <w:lang w:val="fr-FR" w:eastAsia="fr-FR"/>
    </w:rPr>
  </w:style>
  <w:style w:type="paragraph" w:styleId="Verzeichnis6">
    <w:name w:val="toc 6"/>
    <w:basedOn w:val="Standard"/>
    <w:next w:val="Standard"/>
    <w:autoRedefine/>
    <w:semiHidden/>
    <w:rsid w:val="0065644E"/>
    <w:pPr>
      <w:ind w:left="1000"/>
    </w:pPr>
    <w:rPr>
      <w:rFonts w:ascii="Times" w:hAnsi="Times"/>
      <w:sz w:val="18"/>
      <w:szCs w:val="20"/>
      <w:lang w:val="fr-FR" w:eastAsia="fr-FR"/>
    </w:rPr>
  </w:style>
  <w:style w:type="paragraph" w:styleId="Verzeichnis7">
    <w:name w:val="toc 7"/>
    <w:basedOn w:val="Standard"/>
    <w:next w:val="Standard"/>
    <w:autoRedefine/>
    <w:semiHidden/>
    <w:rsid w:val="0065644E"/>
    <w:pPr>
      <w:ind w:left="1200"/>
    </w:pPr>
    <w:rPr>
      <w:rFonts w:ascii="Times" w:hAnsi="Times"/>
      <w:sz w:val="18"/>
      <w:szCs w:val="20"/>
      <w:lang w:val="fr-FR" w:eastAsia="fr-FR"/>
    </w:rPr>
  </w:style>
  <w:style w:type="paragraph" w:styleId="Verzeichnis8">
    <w:name w:val="toc 8"/>
    <w:basedOn w:val="Standard"/>
    <w:next w:val="Standard"/>
    <w:autoRedefine/>
    <w:semiHidden/>
    <w:rsid w:val="0065644E"/>
    <w:pPr>
      <w:ind w:left="1400"/>
    </w:pPr>
    <w:rPr>
      <w:rFonts w:ascii="Times" w:hAnsi="Times"/>
      <w:sz w:val="18"/>
      <w:szCs w:val="20"/>
      <w:lang w:val="fr-FR" w:eastAsia="fr-FR"/>
    </w:rPr>
  </w:style>
  <w:style w:type="paragraph" w:styleId="Verzeichnis9">
    <w:name w:val="toc 9"/>
    <w:basedOn w:val="Standard"/>
    <w:next w:val="Standard"/>
    <w:autoRedefine/>
    <w:semiHidden/>
    <w:rsid w:val="0065644E"/>
    <w:pPr>
      <w:ind w:left="1600"/>
    </w:pPr>
    <w:rPr>
      <w:rFonts w:ascii="Times" w:hAnsi="Times"/>
      <w:sz w:val="18"/>
      <w:szCs w:val="20"/>
      <w:lang w:val="fr-FR" w:eastAsia="fr-FR"/>
    </w:rPr>
  </w:style>
  <w:style w:type="paragraph" w:styleId="Textkrper-Einzug2">
    <w:name w:val="Body Text Indent 2"/>
    <w:basedOn w:val="Standard"/>
    <w:rsid w:val="0065644E"/>
    <w:pPr>
      <w:spacing w:before="120" w:after="80"/>
      <w:ind w:left="2836" w:firstLine="709"/>
    </w:pPr>
    <w:rPr>
      <w:rFonts w:ascii="Arial" w:hAnsi="Arial"/>
      <w:sz w:val="20"/>
      <w:szCs w:val="20"/>
      <w:lang w:val="fr-FR" w:eastAsia="fr-FR"/>
    </w:rPr>
  </w:style>
  <w:style w:type="paragraph" w:styleId="Textkrper-Einzug3">
    <w:name w:val="Body Text Indent 3"/>
    <w:basedOn w:val="Standard"/>
    <w:rsid w:val="0065644E"/>
    <w:pPr>
      <w:spacing w:after="80"/>
      <w:ind w:left="1418" w:firstLine="7"/>
      <w:jc w:val="both"/>
    </w:pPr>
    <w:rPr>
      <w:rFonts w:ascii="Arial" w:hAnsi="Arial"/>
      <w:sz w:val="20"/>
      <w:szCs w:val="20"/>
      <w:lang w:val="fr-FR" w:eastAsia="fr-FR"/>
    </w:rPr>
  </w:style>
  <w:style w:type="paragraph" w:styleId="Textkrper3">
    <w:name w:val="Body Text 3"/>
    <w:basedOn w:val="Standard"/>
    <w:rsid w:val="0065644E"/>
    <w:pPr>
      <w:spacing w:after="80"/>
      <w:jc w:val="both"/>
    </w:pPr>
    <w:rPr>
      <w:rFonts w:ascii="Arial" w:hAnsi="Arial"/>
      <w:color w:val="FF0000"/>
      <w:sz w:val="20"/>
      <w:szCs w:val="20"/>
      <w:lang w:val="fr-FR" w:eastAsia="fr-FR"/>
    </w:rPr>
  </w:style>
  <w:style w:type="character" w:styleId="Seitenzahl">
    <w:name w:val="page number"/>
    <w:basedOn w:val="Absatz-Standardschriftart"/>
    <w:rsid w:val="0065644E"/>
  </w:style>
  <w:style w:type="paragraph" w:customStyle="1" w:styleId="Listepucescarrs">
    <w:name w:val="Liste puces carrés"/>
    <w:basedOn w:val="Standard"/>
    <w:rsid w:val="0065644E"/>
    <w:pPr>
      <w:numPr>
        <w:numId w:val="4"/>
      </w:numPr>
      <w:suppressAutoHyphens/>
      <w:spacing w:before="60" w:after="60"/>
      <w:ind w:right="284"/>
    </w:pPr>
    <w:rPr>
      <w:rFonts w:ascii="Arial" w:hAnsi="Arial"/>
      <w:sz w:val="20"/>
      <w:szCs w:val="20"/>
      <w:lang w:val="fr-FR" w:eastAsia="fr-FR"/>
    </w:rPr>
  </w:style>
  <w:style w:type="paragraph" w:customStyle="1" w:styleId="Style1">
    <w:name w:val="Style1"/>
    <w:basedOn w:val="berschrift1"/>
    <w:link w:val="Style1Car"/>
    <w:rsid w:val="0065644E"/>
    <w:pPr>
      <w:numPr>
        <w:ilvl w:val="1"/>
        <w:numId w:val="1"/>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60" w:line="240" w:lineRule="auto"/>
      <w:ind w:right="0"/>
      <w:jc w:val="left"/>
    </w:pPr>
    <w:rPr>
      <w:rFonts w:ascii="Arial" w:hAnsi="Arial" w:cs="Arial"/>
      <w:bCs/>
      <w:caps/>
      <w:color w:val="FF0000"/>
      <w:kern w:val="28"/>
      <w:sz w:val="28"/>
      <w:szCs w:val="28"/>
      <w:lang w:val="fr-FR"/>
    </w:rPr>
  </w:style>
  <w:style w:type="character" w:customStyle="1" w:styleId="Style1Car">
    <w:name w:val="Style1 Car"/>
    <w:basedOn w:val="Absatz-Standardschriftart"/>
    <w:link w:val="Style1"/>
    <w:rsid w:val="0065644E"/>
    <w:rPr>
      <w:rFonts w:ascii="Arial" w:hAnsi="Arial" w:cs="Arial"/>
      <w:b/>
      <w:bCs/>
      <w:caps/>
      <w:color w:val="FF0000"/>
      <w:kern w:val="28"/>
      <w:sz w:val="28"/>
      <w:szCs w:val="28"/>
      <w:lang w:val="fr-FR" w:eastAsia="en-US"/>
    </w:rPr>
  </w:style>
  <w:style w:type="paragraph" w:customStyle="1" w:styleId="Style4">
    <w:name w:val="Style4"/>
    <w:basedOn w:val="Standard"/>
    <w:rsid w:val="0065644E"/>
    <w:pPr>
      <w:keepNext/>
      <w:numPr>
        <w:ilvl w:val="1"/>
        <w:numId w:val="5"/>
      </w:numPr>
      <w:spacing w:before="120" w:after="60"/>
      <w:outlineLvl w:val="0"/>
    </w:pPr>
    <w:rPr>
      <w:rFonts w:ascii="Arial" w:hAnsi="Arial" w:cs="Arial"/>
      <w:b/>
      <w:bCs/>
      <w:caps/>
      <w:color w:val="FF0000"/>
      <w:kern w:val="28"/>
      <w:sz w:val="28"/>
      <w:szCs w:val="28"/>
      <w:lang w:val="fr-FR"/>
    </w:rPr>
  </w:style>
  <w:style w:type="character" w:styleId="Hyperlink">
    <w:name w:val="Hyperlink"/>
    <w:basedOn w:val="Absatz-Standardschriftart"/>
    <w:uiPriority w:val="99"/>
    <w:rsid w:val="00A107FC"/>
    <w:rPr>
      <w:color w:val="0000FF"/>
      <w:u w:val="single"/>
    </w:rPr>
  </w:style>
  <w:style w:type="paragraph" w:customStyle="1" w:styleId="msolistparagraph0">
    <w:name w:val="msolistparagraph"/>
    <w:basedOn w:val="Standard"/>
    <w:rsid w:val="001E3026"/>
    <w:pPr>
      <w:ind w:left="720"/>
    </w:pPr>
    <w:rPr>
      <w:rFonts w:ascii="Calibri" w:eastAsia="Calibri" w:hAnsi="Calibri"/>
      <w:sz w:val="22"/>
      <w:szCs w:val="22"/>
      <w:lang w:val="en-US"/>
    </w:rPr>
  </w:style>
  <w:style w:type="character" w:styleId="Funotenzeichen">
    <w:name w:val="footnote reference"/>
    <w:basedOn w:val="Absatz-Standardschriftart"/>
    <w:rsid w:val="000616A2"/>
    <w:rPr>
      <w:spacing w:val="0"/>
      <w:position w:val="6"/>
      <w:sz w:val="16"/>
    </w:rPr>
  </w:style>
  <w:style w:type="paragraph" w:styleId="Funotentext">
    <w:name w:val="footnote text"/>
    <w:basedOn w:val="Standard"/>
    <w:link w:val="FunotentextZchn"/>
    <w:rsid w:val="000616A2"/>
    <w:pPr>
      <w:jc w:val="both"/>
    </w:pPr>
    <w:rPr>
      <w:snapToGrid w:val="0"/>
      <w:sz w:val="20"/>
      <w:szCs w:val="20"/>
      <w:lang w:eastAsia="nl-NL"/>
    </w:rPr>
  </w:style>
  <w:style w:type="character" w:customStyle="1" w:styleId="FunotentextZchn">
    <w:name w:val="Fußnotentext Zchn"/>
    <w:basedOn w:val="Absatz-Standardschriftart"/>
    <w:link w:val="Funotentext"/>
    <w:rsid w:val="000616A2"/>
    <w:rPr>
      <w:snapToGrid w:val="0"/>
      <w:lang w:val="en-GB" w:eastAsia="nl-NL"/>
    </w:rPr>
  </w:style>
  <w:style w:type="paragraph" w:customStyle="1" w:styleId="Bryan">
    <w:name w:val="Bryan"/>
    <w:basedOn w:val="Standard"/>
    <w:rsid w:val="000616A2"/>
    <w:pPr>
      <w:ind w:left="2160" w:right="2160"/>
      <w:jc w:val="both"/>
    </w:pPr>
    <w:rPr>
      <w:rFonts w:ascii="CG Times" w:hAnsi="CG Times"/>
      <w:b/>
      <w:i/>
      <w:snapToGrid w:val="0"/>
      <w:sz w:val="38"/>
      <w:szCs w:val="20"/>
      <w:u w:val="double"/>
      <w:lang w:eastAsia="nl-NL"/>
    </w:rPr>
  </w:style>
  <w:style w:type="paragraph" w:customStyle="1" w:styleId="p6">
    <w:name w:val="p6"/>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25">
    <w:name w:val="p2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28">
    <w:name w:val="p28"/>
    <w:basedOn w:val="Standard"/>
    <w:rsid w:val="000616A2"/>
    <w:pPr>
      <w:tabs>
        <w:tab w:val="left" w:pos="2120"/>
        <w:tab w:val="left" w:pos="2380"/>
      </w:tabs>
      <w:spacing w:line="240" w:lineRule="atLeast"/>
      <w:ind w:left="1008" w:hanging="288"/>
    </w:pPr>
    <w:rPr>
      <w:rFonts w:ascii="CG Times" w:hAnsi="CG Times"/>
      <w:snapToGrid w:val="0"/>
      <w:szCs w:val="20"/>
      <w:lang w:eastAsia="nl-NL"/>
    </w:rPr>
  </w:style>
  <w:style w:type="paragraph" w:customStyle="1" w:styleId="p34">
    <w:name w:val="p34"/>
    <w:basedOn w:val="Standard"/>
    <w:rsid w:val="000616A2"/>
    <w:pPr>
      <w:tabs>
        <w:tab w:val="left" w:pos="2380"/>
      </w:tabs>
      <w:spacing w:line="240" w:lineRule="atLeast"/>
      <w:ind w:left="1008" w:hanging="2448"/>
    </w:pPr>
    <w:rPr>
      <w:rFonts w:ascii="CG Times" w:hAnsi="CG Times"/>
      <w:snapToGrid w:val="0"/>
      <w:szCs w:val="20"/>
      <w:lang w:eastAsia="nl-NL"/>
    </w:rPr>
  </w:style>
  <w:style w:type="paragraph" w:customStyle="1" w:styleId="p90">
    <w:name w:val="p90"/>
    <w:basedOn w:val="Standard"/>
    <w:rsid w:val="000616A2"/>
    <w:pPr>
      <w:tabs>
        <w:tab w:val="left" w:pos="2140"/>
        <w:tab w:val="left" w:pos="2960"/>
      </w:tabs>
      <w:spacing w:line="240" w:lineRule="atLeast"/>
      <w:ind w:left="1584" w:hanging="864"/>
    </w:pPr>
    <w:rPr>
      <w:rFonts w:ascii="CG Times" w:hAnsi="CG Times"/>
      <w:snapToGrid w:val="0"/>
      <w:szCs w:val="20"/>
      <w:lang w:eastAsia="nl-NL"/>
    </w:rPr>
  </w:style>
  <w:style w:type="paragraph" w:customStyle="1" w:styleId="p91">
    <w:name w:val="p91"/>
    <w:basedOn w:val="Standard"/>
    <w:rsid w:val="000616A2"/>
    <w:pPr>
      <w:tabs>
        <w:tab w:val="left" w:pos="2420"/>
        <w:tab w:val="left" w:pos="2960"/>
      </w:tabs>
      <w:spacing w:line="240" w:lineRule="atLeast"/>
      <w:ind w:left="1584" w:hanging="576"/>
    </w:pPr>
    <w:rPr>
      <w:rFonts w:ascii="CG Times" w:hAnsi="CG Times"/>
      <w:snapToGrid w:val="0"/>
      <w:szCs w:val="20"/>
      <w:lang w:eastAsia="nl-NL"/>
    </w:rPr>
  </w:style>
  <w:style w:type="paragraph" w:customStyle="1" w:styleId="p101">
    <w:name w:val="p101"/>
    <w:basedOn w:val="Standard"/>
    <w:rsid w:val="000616A2"/>
    <w:pPr>
      <w:tabs>
        <w:tab w:val="left" w:pos="2980"/>
      </w:tabs>
      <w:spacing w:line="240" w:lineRule="atLeast"/>
      <w:ind w:left="1584" w:hanging="2448"/>
    </w:pPr>
    <w:rPr>
      <w:rFonts w:ascii="CG Times" w:hAnsi="CG Times"/>
      <w:snapToGrid w:val="0"/>
      <w:szCs w:val="20"/>
      <w:lang w:eastAsia="nl-NL"/>
    </w:rPr>
  </w:style>
  <w:style w:type="paragraph" w:customStyle="1" w:styleId="p102">
    <w:name w:val="p102"/>
    <w:basedOn w:val="Standard"/>
    <w:rsid w:val="000616A2"/>
    <w:pPr>
      <w:tabs>
        <w:tab w:val="left" w:pos="2960"/>
      </w:tabs>
      <w:spacing w:line="240" w:lineRule="atLeast"/>
      <w:ind w:left="1520"/>
    </w:pPr>
    <w:rPr>
      <w:rFonts w:ascii="CG Times" w:hAnsi="CG Times"/>
      <w:snapToGrid w:val="0"/>
      <w:szCs w:val="20"/>
      <w:lang w:eastAsia="nl-NL"/>
    </w:rPr>
  </w:style>
  <w:style w:type="paragraph" w:customStyle="1" w:styleId="p103">
    <w:name w:val="p103"/>
    <w:basedOn w:val="Standard"/>
    <w:rsid w:val="000616A2"/>
    <w:pPr>
      <w:tabs>
        <w:tab w:val="left" w:pos="2760"/>
        <w:tab w:val="left" w:pos="2960"/>
      </w:tabs>
      <w:spacing w:line="240" w:lineRule="atLeast"/>
      <w:ind w:left="1584" w:hanging="288"/>
    </w:pPr>
    <w:rPr>
      <w:rFonts w:ascii="CG Times" w:hAnsi="CG Times"/>
      <w:snapToGrid w:val="0"/>
      <w:szCs w:val="20"/>
      <w:lang w:eastAsia="nl-NL"/>
    </w:rPr>
  </w:style>
  <w:style w:type="paragraph" w:customStyle="1" w:styleId="p105">
    <w:name w:val="p105"/>
    <w:basedOn w:val="Standard"/>
    <w:rsid w:val="000616A2"/>
    <w:pPr>
      <w:tabs>
        <w:tab w:val="left" w:pos="2960"/>
      </w:tabs>
      <w:spacing w:line="240" w:lineRule="atLeast"/>
      <w:ind w:left="1584" w:hanging="2448"/>
    </w:pPr>
    <w:rPr>
      <w:rFonts w:ascii="CG Times" w:hAnsi="CG Times"/>
      <w:snapToGrid w:val="0"/>
      <w:szCs w:val="20"/>
      <w:lang w:eastAsia="nl-NL"/>
    </w:rPr>
  </w:style>
  <w:style w:type="paragraph" w:customStyle="1" w:styleId="p72">
    <w:name w:val="p72"/>
    <w:basedOn w:val="Standard"/>
    <w:rsid w:val="000616A2"/>
    <w:pPr>
      <w:tabs>
        <w:tab w:val="left" w:pos="2120"/>
        <w:tab w:val="left" w:pos="2380"/>
      </w:tabs>
      <w:spacing w:line="240" w:lineRule="atLeast"/>
      <w:ind w:left="1008" w:hanging="2448"/>
      <w:jc w:val="both"/>
    </w:pPr>
    <w:rPr>
      <w:rFonts w:ascii="CG Times" w:hAnsi="CG Times"/>
      <w:snapToGrid w:val="0"/>
      <w:szCs w:val="20"/>
      <w:lang w:eastAsia="nl-NL"/>
    </w:rPr>
  </w:style>
  <w:style w:type="paragraph" w:customStyle="1" w:styleId="p50">
    <w:name w:val="p50"/>
    <w:basedOn w:val="Standard"/>
    <w:rsid w:val="000616A2"/>
    <w:pPr>
      <w:tabs>
        <w:tab w:val="left" w:pos="2380"/>
      </w:tabs>
      <w:spacing w:line="240" w:lineRule="atLeast"/>
      <w:ind w:left="940"/>
      <w:jc w:val="both"/>
    </w:pPr>
    <w:rPr>
      <w:rFonts w:ascii="CG Times" w:hAnsi="CG Times"/>
      <w:snapToGrid w:val="0"/>
      <w:szCs w:val="20"/>
      <w:lang w:eastAsia="nl-NL"/>
    </w:rPr>
  </w:style>
  <w:style w:type="paragraph" w:customStyle="1" w:styleId="p67">
    <w:name w:val="p67"/>
    <w:basedOn w:val="Standard"/>
    <w:rsid w:val="000616A2"/>
    <w:pPr>
      <w:tabs>
        <w:tab w:val="left" w:pos="2380"/>
      </w:tabs>
      <w:spacing w:line="240" w:lineRule="atLeast"/>
      <w:ind w:left="1008" w:hanging="2448"/>
      <w:jc w:val="both"/>
    </w:pPr>
    <w:rPr>
      <w:rFonts w:ascii="CG Times" w:hAnsi="CG Times"/>
      <w:snapToGrid w:val="0"/>
      <w:szCs w:val="20"/>
      <w:lang w:eastAsia="nl-NL"/>
    </w:rPr>
  </w:style>
  <w:style w:type="paragraph" w:customStyle="1" w:styleId="p5">
    <w:name w:val="p5"/>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20">
    <w:name w:val="t20"/>
    <w:basedOn w:val="Standard"/>
    <w:rsid w:val="000616A2"/>
    <w:pPr>
      <w:spacing w:line="240" w:lineRule="atLeast"/>
    </w:pPr>
    <w:rPr>
      <w:rFonts w:ascii="CG Times" w:hAnsi="CG Times"/>
      <w:snapToGrid w:val="0"/>
      <w:szCs w:val="20"/>
      <w:lang w:eastAsia="nl-NL"/>
    </w:rPr>
  </w:style>
  <w:style w:type="paragraph" w:customStyle="1" w:styleId="p93">
    <w:name w:val="p93"/>
    <w:basedOn w:val="Standard"/>
    <w:rsid w:val="000616A2"/>
    <w:pPr>
      <w:tabs>
        <w:tab w:val="left" w:pos="2120"/>
      </w:tabs>
      <w:spacing w:line="240" w:lineRule="atLeast"/>
      <w:ind w:left="680"/>
    </w:pPr>
    <w:rPr>
      <w:rFonts w:ascii="CG Times" w:hAnsi="CG Times"/>
      <w:snapToGrid w:val="0"/>
      <w:szCs w:val="20"/>
      <w:lang w:eastAsia="nl-NL"/>
    </w:rPr>
  </w:style>
  <w:style w:type="paragraph" w:customStyle="1" w:styleId="p24">
    <w:name w:val="p24"/>
    <w:basedOn w:val="Standard"/>
    <w:rsid w:val="000616A2"/>
    <w:pPr>
      <w:tabs>
        <w:tab w:val="left" w:pos="2120"/>
        <w:tab w:val="left" w:pos="2380"/>
      </w:tabs>
      <w:spacing w:line="240" w:lineRule="atLeast"/>
      <w:ind w:left="720" w:hanging="2160"/>
    </w:pPr>
    <w:rPr>
      <w:rFonts w:ascii="CG Times" w:hAnsi="CG Times"/>
      <w:snapToGrid w:val="0"/>
      <w:szCs w:val="20"/>
      <w:lang w:eastAsia="nl-NL"/>
    </w:rPr>
  </w:style>
  <w:style w:type="paragraph" w:customStyle="1" w:styleId="p37">
    <w:name w:val="p37"/>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t39">
    <w:name w:val="t39"/>
    <w:basedOn w:val="Standard"/>
    <w:rsid w:val="000616A2"/>
    <w:pPr>
      <w:spacing w:line="240" w:lineRule="atLeast"/>
    </w:pPr>
    <w:rPr>
      <w:rFonts w:ascii="CG Times" w:hAnsi="CG Times"/>
      <w:snapToGrid w:val="0"/>
      <w:szCs w:val="20"/>
      <w:lang w:eastAsia="nl-NL"/>
    </w:rPr>
  </w:style>
  <w:style w:type="paragraph" w:customStyle="1" w:styleId="t40">
    <w:name w:val="t40"/>
    <w:basedOn w:val="Standard"/>
    <w:rsid w:val="000616A2"/>
    <w:pPr>
      <w:spacing w:line="240" w:lineRule="atLeast"/>
    </w:pPr>
    <w:rPr>
      <w:rFonts w:ascii="CG Times" w:hAnsi="CG Times"/>
      <w:snapToGrid w:val="0"/>
      <w:szCs w:val="20"/>
      <w:lang w:eastAsia="nl-NL"/>
    </w:rPr>
  </w:style>
  <w:style w:type="paragraph" w:customStyle="1" w:styleId="t41">
    <w:name w:val="t41"/>
    <w:basedOn w:val="Standard"/>
    <w:rsid w:val="000616A2"/>
    <w:pPr>
      <w:spacing w:line="240" w:lineRule="atLeast"/>
    </w:pPr>
    <w:rPr>
      <w:rFonts w:ascii="CG Times" w:hAnsi="CG Times"/>
      <w:snapToGrid w:val="0"/>
      <w:szCs w:val="20"/>
      <w:lang w:eastAsia="nl-NL"/>
    </w:rPr>
  </w:style>
  <w:style w:type="paragraph" w:customStyle="1" w:styleId="p23">
    <w:name w:val="p23"/>
    <w:basedOn w:val="Standard"/>
    <w:rsid w:val="000616A2"/>
    <w:pPr>
      <w:tabs>
        <w:tab w:val="left" w:pos="2380"/>
      </w:tabs>
      <w:spacing w:line="240" w:lineRule="atLeast"/>
      <w:ind w:left="940"/>
    </w:pPr>
    <w:rPr>
      <w:rFonts w:ascii="CG Times" w:hAnsi="CG Times"/>
      <w:snapToGrid w:val="0"/>
      <w:szCs w:val="20"/>
      <w:lang w:eastAsia="nl-NL"/>
    </w:rPr>
  </w:style>
  <w:style w:type="paragraph" w:customStyle="1" w:styleId="p54">
    <w:name w:val="p54"/>
    <w:basedOn w:val="Standard"/>
    <w:rsid w:val="000616A2"/>
    <w:pPr>
      <w:tabs>
        <w:tab w:val="left" w:pos="2120"/>
      </w:tabs>
      <w:spacing w:line="240" w:lineRule="atLeast"/>
      <w:ind w:left="680"/>
      <w:jc w:val="both"/>
    </w:pPr>
    <w:rPr>
      <w:rFonts w:ascii="CG Times" w:hAnsi="CG Times"/>
      <w:snapToGrid w:val="0"/>
      <w:szCs w:val="20"/>
      <w:lang w:eastAsia="nl-NL"/>
    </w:rPr>
  </w:style>
  <w:style w:type="paragraph" w:customStyle="1" w:styleId="t48">
    <w:name w:val="t48"/>
    <w:basedOn w:val="Standard"/>
    <w:rsid w:val="000616A2"/>
    <w:pPr>
      <w:spacing w:line="240" w:lineRule="atLeast"/>
    </w:pPr>
    <w:rPr>
      <w:rFonts w:ascii="CG Times" w:hAnsi="CG Times"/>
      <w:snapToGrid w:val="0"/>
      <w:szCs w:val="20"/>
      <w:lang w:eastAsia="nl-NL"/>
    </w:rPr>
  </w:style>
  <w:style w:type="paragraph" w:customStyle="1" w:styleId="t62">
    <w:name w:val="t62"/>
    <w:basedOn w:val="Standard"/>
    <w:rsid w:val="000616A2"/>
    <w:pPr>
      <w:spacing w:line="240" w:lineRule="atLeast"/>
    </w:pPr>
    <w:rPr>
      <w:rFonts w:ascii="CG Times" w:hAnsi="CG Times"/>
      <w:snapToGrid w:val="0"/>
      <w:szCs w:val="20"/>
      <w:lang w:eastAsia="nl-NL"/>
    </w:rPr>
  </w:style>
  <w:style w:type="paragraph" w:customStyle="1" w:styleId="p8">
    <w:name w:val="p8"/>
    <w:basedOn w:val="Standard"/>
    <w:rsid w:val="000616A2"/>
    <w:pPr>
      <w:tabs>
        <w:tab w:val="left" w:pos="2380"/>
        <w:tab w:val="left" w:pos="2960"/>
      </w:tabs>
      <w:spacing w:line="240" w:lineRule="atLeast"/>
      <w:ind w:left="940"/>
    </w:pPr>
    <w:rPr>
      <w:rFonts w:ascii="CG Times" w:hAnsi="CG Times"/>
      <w:snapToGrid w:val="0"/>
      <w:szCs w:val="20"/>
      <w:lang w:eastAsia="nl-NL"/>
    </w:rPr>
  </w:style>
  <w:style w:type="paragraph" w:customStyle="1" w:styleId="p32">
    <w:name w:val="p32"/>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4">
    <w:name w:val="p4"/>
    <w:basedOn w:val="Standard"/>
    <w:rsid w:val="000616A2"/>
    <w:pPr>
      <w:tabs>
        <w:tab w:val="left" w:pos="2120"/>
        <w:tab w:val="left" w:pos="2380"/>
      </w:tabs>
      <w:spacing w:line="240" w:lineRule="atLeast"/>
      <w:ind w:left="720" w:firstLine="288"/>
    </w:pPr>
    <w:rPr>
      <w:rFonts w:ascii="CG Times" w:hAnsi="CG Times"/>
      <w:snapToGrid w:val="0"/>
      <w:szCs w:val="20"/>
      <w:lang w:eastAsia="nl-NL"/>
    </w:rPr>
  </w:style>
  <w:style w:type="paragraph" w:customStyle="1" w:styleId="p60">
    <w:name w:val="p60"/>
    <w:basedOn w:val="Standard"/>
    <w:rsid w:val="000616A2"/>
    <w:pPr>
      <w:tabs>
        <w:tab w:val="left" w:pos="2140"/>
        <w:tab w:val="left" w:pos="2380"/>
      </w:tabs>
      <w:spacing w:line="240" w:lineRule="atLeast"/>
      <w:ind w:left="720" w:firstLine="288"/>
      <w:jc w:val="both"/>
    </w:pPr>
    <w:rPr>
      <w:rFonts w:ascii="CG Times" w:hAnsi="CG Times"/>
      <w:snapToGrid w:val="0"/>
      <w:szCs w:val="20"/>
      <w:lang w:eastAsia="nl-NL"/>
    </w:rPr>
  </w:style>
  <w:style w:type="paragraph" w:customStyle="1" w:styleId="t64">
    <w:name w:val="t64"/>
    <w:basedOn w:val="Standard"/>
    <w:rsid w:val="000616A2"/>
    <w:pPr>
      <w:spacing w:line="240" w:lineRule="atLeast"/>
    </w:pPr>
    <w:rPr>
      <w:rFonts w:ascii="CG Times" w:hAnsi="CG Times"/>
      <w:snapToGrid w:val="0"/>
      <w:szCs w:val="20"/>
      <w:lang w:eastAsia="nl-NL"/>
    </w:rPr>
  </w:style>
  <w:style w:type="character" w:styleId="Endnotenzeichen">
    <w:name w:val="endnote reference"/>
    <w:basedOn w:val="Absatz-Standardschriftart"/>
    <w:rsid w:val="000616A2"/>
    <w:rPr>
      <w:spacing w:val="0"/>
      <w:vertAlign w:val="superscript"/>
    </w:rPr>
  </w:style>
  <w:style w:type="paragraph" w:customStyle="1" w:styleId="Technical4">
    <w:name w:val="Technical 4"/>
    <w:rsid w:val="000616A2"/>
    <w:pPr>
      <w:tabs>
        <w:tab w:val="left" w:pos="-720"/>
      </w:tabs>
      <w:suppressAutoHyphens/>
    </w:pPr>
    <w:rPr>
      <w:rFonts w:ascii="Helv 10pt" w:hAnsi="Helv 10pt"/>
      <w:b/>
      <w:snapToGrid w:val="0"/>
      <w:lang w:val="en-US" w:eastAsia="nl-NL"/>
    </w:rPr>
  </w:style>
  <w:style w:type="paragraph" w:customStyle="1" w:styleId="Level1">
    <w:name w:val="Level 1"/>
    <w:basedOn w:val="Standard"/>
    <w:rsid w:val="000616A2"/>
    <w:pPr>
      <w:tabs>
        <w:tab w:val="num" w:pos="851"/>
      </w:tabs>
      <w:spacing w:after="240" w:line="264" w:lineRule="auto"/>
      <w:ind w:left="851" w:hanging="851"/>
      <w:jc w:val="both"/>
      <w:outlineLvl w:val="0"/>
    </w:pPr>
    <w:rPr>
      <w:rFonts w:ascii="Arial" w:hAnsi="Arial"/>
      <w:snapToGrid w:val="0"/>
      <w:sz w:val="20"/>
      <w:szCs w:val="20"/>
      <w:lang w:eastAsia="nl-NL"/>
    </w:rPr>
  </w:style>
  <w:style w:type="paragraph" w:customStyle="1" w:styleId="Level2">
    <w:name w:val="Level 2"/>
    <w:basedOn w:val="Standard"/>
    <w:rsid w:val="000616A2"/>
    <w:pPr>
      <w:tabs>
        <w:tab w:val="num" w:pos="851"/>
      </w:tabs>
      <w:spacing w:after="240" w:line="264" w:lineRule="auto"/>
      <w:ind w:left="851" w:hanging="851"/>
      <w:jc w:val="both"/>
      <w:outlineLvl w:val="1"/>
    </w:pPr>
    <w:rPr>
      <w:rFonts w:ascii="Arial" w:hAnsi="Arial"/>
      <w:snapToGrid w:val="0"/>
      <w:sz w:val="20"/>
      <w:szCs w:val="20"/>
      <w:lang w:eastAsia="nl-NL"/>
    </w:rPr>
  </w:style>
  <w:style w:type="paragraph" w:customStyle="1" w:styleId="Level3">
    <w:name w:val="Level 3"/>
    <w:basedOn w:val="Standard"/>
    <w:rsid w:val="000616A2"/>
    <w:pPr>
      <w:numPr>
        <w:ilvl w:val="2"/>
        <w:numId w:val="6"/>
      </w:numPr>
      <w:spacing w:after="240" w:line="264" w:lineRule="auto"/>
      <w:jc w:val="both"/>
      <w:outlineLvl w:val="2"/>
    </w:pPr>
    <w:rPr>
      <w:rFonts w:ascii="Arial" w:hAnsi="Arial"/>
      <w:snapToGrid w:val="0"/>
      <w:sz w:val="20"/>
      <w:szCs w:val="20"/>
      <w:lang w:eastAsia="nl-NL"/>
    </w:rPr>
  </w:style>
  <w:style w:type="paragraph" w:customStyle="1" w:styleId="Level4">
    <w:name w:val="Level 4"/>
    <w:basedOn w:val="Standard"/>
    <w:rsid w:val="000616A2"/>
    <w:pPr>
      <w:numPr>
        <w:ilvl w:val="3"/>
        <w:numId w:val="6"/>
      </w:numPr>
      <w:spacing w:after="240" w:line="264" w:lineRule="auto"/>
      <w:jc w:val="both"/>
      <w:outlineLvl w:val="3"/>
    </w:pPr>
    <w:rPr>
      <w:rFonts w:ascii="Arial" w:hAnsi="Arial"/>
      <w:snapToGrid w:val="0"/>
      <w:sz w:val="20"/>
      <w:szCs w:val="20"/>
      <w:lang w:eastAsia="nl-NL"/>
    </w:rPr>
  </w:style>
  <w:style w:type="paragraph" w:customStyle="1" w:styleId="Level5">
    <w:name w:val="Level 5"/>
    <w:basedOn w:val="Standard"/>
    <w:rsid w:val="000616A2"/>
    <w:pPr>
      <w:numPr>
        <w:ilvl w:val="4"/>
        <w:numId w:val="6"/>
      </w:numPr>
      <w:spacing w:after="240" w:line="264" w:lineRule="auto"/>
      <w:jc w:val="both"/>
      <w:outlineLvl w:val="4"/>
    </w:pPr>
    <w:rPr>
      <w:rFonts w:ascii="Arial" w:hAnsi="Arial"/>
      <w:snapToGrid w:val="0"/>
      <w:sz w:val="20"/>
      <w:szCs w:val="20"/>
      <w:lang w:eastAsia="nl-NL"/>
    </w:rPr>
  </w:style>
  <w:style w:type="paragraph" w:customStyle="1" w:styleId="Level6">
    <w:name w:val="Level 6"/>
    <w:basedOn w:val="Standard"/>
    <w:rsid w:val="000616A2"/>
    <w:pPr>
      <w:numPr>
        <w:ilvl w:val="5"/>
        <w:numId w:val="6"/>
      </w:numPr>
      <w:spacing w:after="240" w:line="264" w:lineRule="auto"/>
      <w:jc w:val="both"/>
      <w:outlineLvl w:val="5"/>
    </w:pPr>
    <w:rPr>
      <w:rFonts w:ascii="Arial" w:hAnsi="Arial"/>
      <w:snapToGrid w:val="0"/>
      <w:sz w:val="20"/>
      <w:szCs w:val="20"/>
      <w:lang w:eastAsia="nl-NL"/>
    </w:rPr>
  </w:style>
  <w:style w:type="paragraph" w:styleId="Dokumentstruktur">
    <w:name w:val="Document Map"/>
    <w:basedOn w:val="Standard"/>
    <w:link w:val="DokumentstrukturZchn"/>
    <w:rsid w:val="000616A2"/>
    <w:pPr>
      <w:shd w:val="clear" w:color="auto" w:fill="000080"/>
      <w:jc w:val="both"/>
    </w:pPr>
    <w:rPr>
      <w:rFonts w:ascii="Tahoma" w:hAnsi="Tahoma"/>
      <w:snapToGrid w:val="0"/>
      <w:sz w:val="23"/>
      <w:szCs w:val="20"/>
      <w:lang w:eastAsia="nl-NL"/>
    </w:rPr>
  </w:style>
  <w:style w:type="character" w:customStyle="1" w:styleId="DokumentstrukturZchn">
    <w:name w:val="Dokumentstruktur Zchn"/>
    <w:basedOn w:val="Absatz-Standardschriftart"/>
    <w:link w:val="Dokumentstruktur"/>
    <w:rsid w:val="000616A2"/>
    <w:rPr>
      <w:rFonts w:ascii="Tahoma" w:hAnsi="Tahoma"/>
      <w:snapToGrid w:val="0"/>
      <w:sz w:val="23"/>
      <w:shd w:val="clear" w:color="auto" w:fill="000080"/>
      <w:lang w:val="en-GB" w:eastAsia="nl-NL"/>
    </w:rPr>
  </w:style>
  <w:style w:type="paragraph" w:customStyle="1" w:styleId="DeltaViewTableHeading">
    <w:name w:val="DeltaView Table Heading"/>
    <w:basedOn w:val="Standard"/>
    <w:rsid w:val="000616A2"/>
    <w:pPr>
      <w:spacing w:after="120"/>
    </w:pPr>
    <w:rPr>
      <w:rFonts w:ascii="Arial" w:hAnsi="Arial"/>
      <w:b/>
      <w:snapToGrid w:val="0"/>
      <w:szCs w:val="20"/>
      <w:lang w:val="en-US" w:eastAsia="nl-NL"/>
    </w:rPr>
  </w:style>
  <w:style w:type="paragraph" w:customStyle="1" w:styleId="DeltaViewTableBody">
    <w:name w:val="DeltaView Table Body"/>
    <w:basedOn w:val="Standard"/>
    <w:rsid w:val="000616A2"/>
    <w:rPr>
      <w:rFonts w:ascii="Arial" w:hAnsi="Arial"/>
      <w:snapToGrid w:val="0"/>
      <w:szCs w:val="20"/>
      <w:lang w:val="en-US" w:eastAsia="nl-NL"/>
    </w:rPr>
  </w:style>
  <w:style w:type="paragraph" w:customStyle="1" w:styleId="DeltaViewAnnounce">
    <w:name w:val="DeltaView Announce"/>
    <w:rsid w:val="000616A2"/>
    <w:pPr>
      <w:spacing w:before="100" w:after="100"/>
    </w:pPr>
    <w:rPr>
      <w:rFonts w:ascii="Arial" w:hAnsi="Arial"/>
      <w:snapToGrid w:val="0"/>
      <w:sz w:val="24"/>
      <w:lang w:eastAsia="nl-NL"/>
    </w:rPr>
  </w:style>
  <w:style w:type="character" w:customStyle="1" w:styleId="DeltaViewInsertion">
    <w:name w:val="DeltaView Insertion"/>
    <w:rsid w:val="000616A2"/>
    <w:rPr>
      <w:color w:val="0000FF"/>
      <w:spacing w:val="0"/>
      <w:u w:val="double"/>
    </w:rPr>
  </w:style>
  <w:style w:type="character" w:customStyle="1" w:styleId="DeltaViewDeletion">
    <w:name w:val="DeltaView Deletion"/>
    <w:rsid w:val="000616A2"/>
    <w:rPr>
      <w:strike/>
      <w:color w:val="FF0000"/>
      <w:spacing w:val="0"/>
    </w:rPr>
  </w:style>
  <w:style w:type="character" w:customStyle="1" w:styleId="DeltaViewMoveSource">
    <w:name w:val="DeltaView Move Source"/>
    <w:rsid w:val="000616A2"/>
    <w:rPr>
      <w:strike/>
      <w:color w:val="00FF00"/>
      <w:spacing w:val="0"/>
    </w:rPr>
  </w:style>
  <w:style w:type="character" w:customStyle="1" w:styleId="DeltaViewMoveDestination">
    <w:name w:val="DeltaView Move Destination"/>
    <w:rsid w:val="000616A2"/>
    <w:rPr>
      <w:color w:val="00FF00"/>
      <w:spacing w:val="0"/>
      <w:u w:val="double"/>
    </w:rPr>
  </w:style>
  <w:style w:type="character" w:customStyle="1" w:styleId="DeltaViewChangeNumber">
    <w:name w:val="DeltaView Change Number"/>
    <w:rsid w:val="000616A2"/>
    <w:rPr>
      <w:color w:val="000000"/>
      <w:spacing w:val="0"/>
      <w:vertAlign w:val="superscript"/>
    </w:rPr>
  </w:style>
  <w:style w:type="character" w:customStyle="1" w:styleId="DeltaViewDelimiter">
    <w:name w:val="DeltaView Delimiter"/>
    <w:rsid w:val="000616A2"/>
    <w:rPr>
      <w:spacing w:val="0"/>
    </w:rPr>
  </w:style>
  <w:style w:type="character" w:customStyle="1" w:styleId="DeltaViewFormatChange">
    <w:name w:val="DeltaView Format Change"/>
    <w:rsid w:val="000616A2"/>
    <w:rPr>
      <w:color w:val="000000"/>
      <w:spacing w:val="0"/>
    </w:rPr>
  </w:style>
  <w:style w:type="character" w:customStyle="1" w:styleId="DeltaViewMovedDeletion">
    <w:name w:val="DeltaView Moved Deletion"/>
    <w:rsid w:val="000616A2"/>
    <w:rPr>
      <w:strike/>
      <w:color w:val="808080"/>
      <w:spacing w:val="0"/>
    </w:rPr>
  </w:style>
  <w:style w:type="character" w:customStyle="1" w:styleId="DeltaViewEditorComment">
    <w:name w:val="DeltaView Editor Comment"/>
    <w:basedOn w:val="Absatz-Standardschriftart"/>
    <w:rsid w:val="000616A2"/>
    <w:rPr>
      <w:color w:val="0000FF"/>
      <w:spacing w:val="0"/>
      <w:u w:val="double"/>
    </w:rPr>
  </w:style>
  <w:style w:type="character" w:customStyle="1" w:styleId="DeltaViewStyleChangeText">
    <w:name w:val="DeltaView Style Change Text"/>
    <w:rsid w:val="000616A2"/>
    <w:rPr>
      <w:color w:val="000000"/>
      <w:spacing w:val="0"/>
      <w:u w:val="double"/>
    </w:rPr>
  </w:style>
  <w:style w:type="character" w:customStyle="1" w:styleId="DeltaViewStyleChangeLabel">
    <w:name w:val="DeltaView Style Change Label"/>
    <w:rsid w:val="000616A2"/>
    <w:rPr>
      <w:color w:val="000000"/>
      <w:spacing w:val="0"/>
    </w:rPr>
  </w:style>
  <w:style w:type="paragraph" w:styleId="HTMLVorformatiert">
    <w:name w:val="HTML Preformatted"/>
    <w:basedOn w:val="Standard"/>
    <w:link w:val="HTMLVorformatiertZchn"/>
    <w:rsid w:val="00061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lang w:val="de-DE" w:eastAsia="de-DE"/>
    </w:rPr>
  </w:style>
  <w:style w:type="character" w:customStyle="1" w:styleId="HTMLVorformatiertZchn">
    <w:name w:val="HTML Vorformatiert Zchn"/>
    <w:basedOn w:val="Absatz-Standardschriftart"/>
    <w:link w:val="HTMLVorformatiert"/>
    <w:rsid w:val="000616A2"/>
    <w:rPr>
      <w:rFonts w:ascii="Courier New" w:hAnsi="Courier New" w:cs="Courier New"/>
      <w:sz w:val="18"/>
      <w:szCs w:val="18"/>
      <w:lang w:val="de-DE" w:eastAsia="de-DE"/>
    </w:rPr>
  </w:style>
  <w:style w:type="character" w:customStyle="1" w:styleId="bodytextdkblue1">
    <w:name w:val="bodytextdkblue1"/>
    <w:basedOn w:val="Absatz-Standardschriftart"/>
    <w:rsid w:val="000616A2"/>
    <w:rPr>
      <w:rFonts w:ascii="Arial" w:hAnsi="Arial" w:cs="Arial" w:hint="default"/>
      <w:b w:val="0"/>
      <w:bCs w:val="0"/>
      <w:i w:val="0"/>
      <w:iCs w:val="0"/>
      <w:caps w:val="0"/>
      <w:smallCaps w:val="0"/>
      <w:strike w:val="0"/>
      <w:dstrike w:val="0"/>
      <w:color w:val="000066"/>
      <w:sz w:val="18"/>
      <w:szCs w:val="18"/>
      <w:u w:val="none"/>
      <w:effect w:val="none"/>
    </w:rPr>
  </w:style>
  <w:style w:type="paragraph" w:styleId="Datum">
    <w:name w:val="Date"/>
    <w:basedOn w:val="Standard"/>
    <w:next w:val="Standard"/>
    <w:link w:val="DatumZchn"/>
    <w:rsid w:val="000616A2"/>
    <w:pPr>
      <w:jc w:val="both"/>
    </w:pPr>
    <w:rPr>
      <w:snapToGrid w:val="0"/>
      <w:sz w:val="23"/>
      <w:szCs w:val="20"/>
      <w:lang w:eastAsia="nl-NL"/>
    </w:rPr>
  </w:style>
  <w:style w:type="character" w:customStyle="1" w:styleId="DatumZchn">
    <w:name w:val="Datum Zchn"/>
    <w:basedOn w:val="Absatz-Standardschriftart"/>
    <w:link w:val="Datum"/>
    <w:rsid w:val="000616A2"/>
    <w:rPr>
      <w:snapToGrid w:val="0"/>
      <w:sz w:val="23"/>
      <w:lang w:val="en-GB" w:eastAsia="nl-NL"/>
    </w:rPr>
  </w:style>
  <w:style w:type="character" w:customStyle="1" w:styleId="Normal1">
    <w:name w:val="Normal1"/>
    <w:basedOn w:val="Absatz-Standardschriftart"/>
    <w:rsid w:val="000616A2"/>
  </w:style>
  <w:style w:type="paragraph" w:customStyle="1" w:styleId="Default">
    <w:name w:val="Default"/>
    <w:rsid w:val="000616A2"/>
    <w:pPr>
      <w:autoSpaceDE w:val="0"/>
      <w:autoSpaceDN w:val="0"/>
      <w:adjustRightInd w:val="0"/>
    </w:pPr>
    <w:rPr>
      <w:color w:val="000000"/>
      <w:sz w:val="24"/>
      <w:szCs w:val="24"/>
    </w:rPr>
  </w:style>
  <w:style w:type="character" w:styleId="Hervorhebung">
    <w:name w:val="Emphasis"/>
    <w:basedOn w:val="Absatz-Standardschriftart"/>
    <w:qFormat/>
    <w:rsid w:val="000616A2"/>
    <w:rPr>
      <w:b/>
      <w:bCs/>
      <w:i w:val="0"/>
      <w:iCs w:val="0"/>
    </w:rPr>
  </w:style>
  <w:style w:type="paragraph" w:customStyle="1" w:styleId="Paragraphedeliste1">
    <w:name w:val="Paragraphe de liste1"/>
    <w:basedOn w:val="Standard"/>
    <w:uiPriority w:val="34"/>
    <w:qFormat/>
    <w:rsid w:val="000616A2"/>
    <w:pPr>
      <w:ind w:left="720"/>
    </w:pPr>
  </w:style>
  <w:style w:type="character" w:styleId="Fett">
    <w:name w:val="Strong"/>
    <w:basedOn w:val="Absatz-Standardschriftart"/>
    <w:qFormat/>
    <w:rsid w:val="004164D0"/>
    <w:rPr>
      <w:b/>
      <w:bCs/>
    </w:rPr>
  </w:style>
  <w:style w:type="paragraph" w:styleId="StandardWeb">
    <w:name w:val="Normal (Web)"/>
    <w:basedOn w:val="Standard"/>
    <w:rsid w:val="004164D0"/>
    <w:pPr>
      <w:spacing w:before="100" w:beforeAutospacing="1" w:after="100" w:afterAutospacing="1"/>
    </w:pPr>
    <w:rPr>
      <w:lang w:val="it-IT" w:eastAsia="it-IT"/>
    </w:rPr>
  </w:style>
  <w:style w:type="paragraph" w:customStyle="1" w:styleId="Textbody">
    <w:name w:val="Textbody"/>
    <w:basedOn w:val="Standard"/>
    <w:rsid w:val="004164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jc w:val="both"/>
    </w:pPr>
    <w:rPr>
      <w:snapToGrid w:val="0"/>
      <w:lang w:val="de-DE" w:eastAsia="de-DE"/>
    </w:rPr>
  </w:style>
  <w:style w:type="character" w:customStyle="1" w:styleId="NurTextZchn">
    <w:name w:val="Nur Text Zchn"/>
    <w:basedOn w:val="Absatz-Standardschriftart"/>
    <w:link w:val="NurText"/>
    <w:locked/>
    <w:rsid w:val="004164D0"/>
    <w:rPr>
      <w:rFonts w:ascii="Consolas" w:hAnsi="Consolas"/>
      <w:sz w:val="21"/>
      <w:szCs w:val="21"/>
    </w:rPr>
  </w:style>
  <w:style w:type="paragraph" w:styleId="NurText">
    <w:name w:val="Plain Text"/>
    <w:basedOn w:val="Standard"/>
    <w:link w:val="NurTextZchn"/>
    <w:rsid w:val="004164D0"/>
    <w:rPr>
      <w:rFonts w:ascii="Consolas" w:hAnsi="Consolas"/>
      <w:sz w:val="21"/>
      <w:szCs w:val="21"/>
      <w:lang w:val="en-US"/>
    </w:rPr>
  </w:style>
  <w:style w:type="character" w:customStyle="1" w:styleId="PlainTextChar1">
    <w:name w:val="Plain Text Char1"/>
    <w:basedOn w:val="Absatz-Standardschriftart"/>
    <w:rsid w:val="004164D0"/>
    <w:rPr>
      <w:rFonts w:ascii="Courier New" w:hAnsi="Courier New" w:cs="Courier New"/>
      <w:lang w:val="en-GB"/>
    </w:rPr>
  </w:style>
  <w:style w:type="table" w:styleId="TabelleRaster5">
    <w:name w:val="Table Grid 5"/>
    <w:basedOn w:val="NormaleTabelle"/>
    <w:rsid w:val="004164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Listenabsatz">
    <w:name w:val="List Paragraph"/>
    <w:basedOn w:val="Standard"/>
    <w:uiPriority w:val="34"/>
    <w:qFormat/>
    <w:rsid w:val="004164D0"/>
    <w:pPr>
      <w:ind w:left="720"/>
    </w:pPr>
  </w:style>
  <w:style w:type="paragraph" w:styleId="Inhaltsverzeichnisberschrift">
    <w:name w:val="TOC Heading"/>
    <w:basedOn w:val="berschrift1"/>
    <w:next w:val="Standard"/>
    <w:uiPriority w:val="39"/>
    <w:qFormat/>
    <w:rsid w:val="004164D0"/>
    <w:pPr>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480" w:line="276" w:lineRule="auto"/>
      <w:ind w:right="0"/>
      <w:jc w:val="left"/>
      <w:outlineLvl w:val="9"/>
    </w:pPr>
    <w:rPr>
      <w:rFonts w:ascii="Cambria" w:hAnsi="Cambria"/>
      <w:bCs/>
      <w:color w:val="365F91"/>
      <w:sz w:val="28"/>
      <w:szCs w:val="28"/>
      <w:lang w:val="en-US"/>
    </w:rPr>
  </w:style>
  <w:style w:type="paragraph" w:customStyle="1" w:styleId="StyleLevel2Bold">
    <w:name w:val="Style Level 2 + Bold"/>
    <w:basedOn w:val="Level2"/>
    <w:autoRedefine/>
    <w:rsid w:val="005B5ED4"/>
    <w:pPr>
      <w:numPr>
        <w:numId w:val="49"/>
      </w:numPr>
      <w:tabs>
        <w:tab w:val="clear" w:pos="360"/>
        <w:tab w:val="num" w:pos="851"/>
      </w:tabs>
      <w:ind w:left="851" w:hanging="851"/>
    </w:pPr>
    <w:rPr>
      <w:rFonts w:ascii="Verdana" w:hAnsi="Verdana"/>
    </w:rPr>
  </w:style>
  <w:style w:type="character" w:customStyle="1" w:styleId="UntertitelZchn">
    <w:name w:val="Untertitel Zchn"/>
    <w:basedOn w:val="Absatz-Standardschriftart"/>
    <w:link w:val="Untertitel"/>
    <w:uiPriority w:val="99"/>
    <w:rsid w:val="0041006C"/>
    <w:rPr>
      <w:b/>
      <w:snapToGrid w:val="0"/>
      <w:u w:val="single"/>
      <w:lang w:eastAsia="nl-NL"/>
    </w:rPr>
  </w:style>
  <w:style w:type="paragraph" w:customStyle="1" w:styleId="CMSANTableBodyText">
    <w:name w:val="CMS AN Table Body Text"/>
    <w:uiPriority w:val="17"/>
    <w:rsid w:val="00A81AA8"/>
    <w:pPr>
      <w:spacing w:before="120" w:after="120" w:line="300" w:lineRule="atLeast"/>
    </w:pPr>
    <w:rPr>
      <w:rFonts w:ascii="Arial" w:hAnsi="Arial"/>
      <w:color w:val="000000" w:themeColor="text1"/>
      <w:sz w:val="22"/>
      <w:szCs w:val="22"/>
      <w:lang w:eastAsia="en-US"/>
    </w:rPr>
  </w:style>
  <w:style w:type="paragraph" w:customStyle="1" w:styleId="CMSANBodyText">
    <w:name w:val="CMS AN Body Text"/>
    <w:uiPriority w:val="9"/>
    <w:qFormat/>
    <w:rsid w:val="00A81AA8"/>
    <w:pPr>
      <w:spacing w:before="120" w:after="120" w:line="300" w:lineRule="atLeast"/>
      <w:jc w:val="both"/>
    </w:pPr>
    <w:rPr>
      <w:rFonts w:ascii="Arial" w:eastAsiaTheme="minorHAnsi" w:hAnsi="Arial" w:cs="Segoe Script"/>
      <w:color w:val="000000" w:themeColor="text1"/>
      <w:sz w:val="22"/>
      <w:szCs w:val="22"/>
      <w:lang w:eastAsia="en-US"/>
    </w:rPr>
  </w:style>
  <w:style w:type="paragraph" w:customStyle="1" w:styleId="CMSANHeadline">
    <w:name w:val="CMS AN Headline"/>
    <w:uiPriority w:val="4"/>
    <w:rsid w:val="00A81AA8"/>
    <w:pPr>
      <w:keepNext/>
      <w:spacing w:before="240" w:after="120" w:line="300" w:lineRule="atLeast"/>
      <w:jc w:val="center"/>
    </w:pPr>
    <w:rPr>
      <w:rFonts w:ascii="Arial" w:eastAsiaTheme="minorHAnsi" w:hAnsi="Arial" w:cs="Segoe Script"/>
      <w:b/>
      <w:caps/>
      <w:color w:val="000000" w:themeColor="text1"/>
      <w:sz w:val="22"/>
      <w:szCs w:val="22"/>
      <w:lang w:eastAsia="en-US"/>
    </w:rPr>
  </w:style>
  <w:style w:type="character" w:styleId="BesuchterLink">
    <w:name w:val="FollowedHyperlink"/>
    <w:basedOn w:val="Absatz-Standardschriftart"/>
    <w:semiHidden/>
    <w:unhideWhenUsed/>
    <w:rsid w:val="00C42D8C"/>
    <w:rPr>
      <w:color w:val="800080" w:themeColor="followedHyperlink"/>
      <w:u w:val="single"/>
    </w:rPr>
  </w:style>
  <w:style w:type="paragraph" w:styleId="berarbeitung">
    <w:name w:val="Revision"/>
    <w:hidden/>
    <w:uiPriority w:val="99"/>
    <w:semiHidden/>
    <w:rsid w:val="00B2316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6419">
      <w:bodyDiv w:val="1"/>
      <w:marLeft w:val="0"/>
      <w:marRight w:val="0"/>
      <w:marTop w:val="0"/>
      <w:marBottom w:val="0"/>
      <w:divBdr>
        <w:top w:val="none" w:sz="0" w:space="0" w:color="auto"/>
        <w:left w:val="none" w:sz="0" w:space="0" w:color="auto"/>
        <w:bottom w:val="none" w:sz="0" w:space="0" w:color="auto"/>
        <w:right w:val="none" w:sz="0" w:space="0" w:color="auto"/>
      </w:divBdr>
    </w:div>
    <w:div w:id="1136415628">
      <w:bodyDiv w:val="1"/>
      <w:marLeft w:val="0"/>
      <w:marRight w:val="0"/>
      <w:marTop w:val="0"/>
      <w:marBottom w:val="0"/>
      <w:divBdr>
        <w:top w:val="none" w:sz="0" w:space="0" w:color="auto"/>
        <w:left w:val="none" w:sz="0" w:space="0" w:color="auto"/>
        <w:bottom w:val="none" w:sz="0" w:space="0" w:color="auto"/>
        <w:right w:val="none" w:sz="0" w:space="0" w:color="auto"/>
      </w:divBdr>
    </w:div>
    <w:div w:id="2020278814">
      <w:bodyDiv w:val="1"/>
      <w:marLeft w:val="0"/>
      <w:marRight w:val="0"/>
      <w:marTop w:val="0"/>
      <w:marBottom w:val="0"/>
      <w:divBdr>
        <w:top w:val="none" w:sz="0" w:space="0" w:color="auto"/>
        <w:left w:val="none" w:sz="0" w:space="0" w:color="auto"/>
        <w:bottom w:val="none" w:sz="0" w:space="0" w:color="auto"/>
        <w:right w:val="none" w:sz="0" w:space="0" w:color="auto"/>
      </w:divBdr>
    </w:div>
    <w:div w:id="209913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s://www.example.com/terms-of-purchase/" TargetMode="External"/><Relationship Id="rId12" Type="http://schemas.openxmlformats.org/officeDocument/2006/relationships/hyperlink" Target="https://www.example.com/terms-of-purchase/"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B09C3335570645B91DE4A64541716A" ma:contentTypeVersion="12" ma:contentTypeDescription="Create a new document." ma:contentTypeScope="" ma:versionID="f3c19897c8f8694b979f2082eabf27c9">
  <xsd:schema xmlns:xsd="http://www.w3.org/2001/XMLSchema" xmlns:xs="http://www.w3.org/2001/XMLSchema" xmlns:p="http://schemas.microsoft.com/office/2006/metadata/properties" xmlns:ns2="1207834d-d325-4ec8-8565-ff6f02f0cab7" xmlns:ns3="7765167c-2777-4456-9c93-f8576d597ab6" targetNamespace="http://schemas.microsoft.com/office/2006/metadata/properties" ma:root="true" ma:fieldsID="5e583b1634716c4ae12c5060000b22f6" ns2:_="" ns3:_="">
    <xsd:import namespace="1207834d-d325-4ec8-8565-ff6f02f0cab7"/>
    <xsd:import namespace="7765167c-2777-4456-9c93-f8576d597a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7834d-d325-4ec8-8565-ff6f02f0c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47c2de5-7b9b-4915-82bb-5b5a01141c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65167c-2777-4456-9c93-f8576d597a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f7a001-41c0-481a-88f5-aa7f4d9d8281}" ma:internalName="TaxCatchAll" ma:showField="CatchAllData" ma:web="7765167c-2777-4456-9c93-f8576d597a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65167c-2777-4456-9c93-f8576d597ab6" xsi:nil="true"/>
    <lcf76f155ced4ddcb4097134ff3c332f xmlns="1207834d-d325-4ec8-8565-ff6f02f0ca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90AD803-EA0F-4C16-B746-3226DDDA500D}"/>
</file>

<file path=customXml/itemProps2.xml><?xml version="1.0" encoding="utf-8"?>
<ds:datastoreItem xmlns:ds="http://schemas.openxmlformats.org/officeDocument/2006/customXml" ds:itemID="{45057FF7-0E86-4A0A-9F81-C648CA2735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C95D29-460B-4D97-8EA6-586B47FF1ACE}">
  <ds:schemaRefs>
    <ds:schemaRef ds:uri="http://schemas.microsoft.com/sharepoint/v3/contenttype/forms"/>
  </ds:schemaRefs>
</ds:datastoreItem>
</file>

<file path=customXml/itemProps4.xml><?xml version="1.0" encoding="utf-8"?>
<ds:datastoreItem xmlns:ds="http://schemas.openxmlformats.org/officeDocument/2006/customXml" ds:itemID="{F0C9BA84-D180-4135-98E2-4FBEF818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1547</Words>
  <Characters>8942</Characters>
  <Application>Microsoft Office Word</Application>
  <DocSecurity>0</DocSecurity>
  <Lines>241</Lines>
  <Paragraphs>121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Acme Enterprises Brennmark Limited</vt:lpstr>
      <vt:lpstr>Acme Enterprises Brennmark Limited</vt:lpstr>
    </vt:vector>
  </TitlesOfParts>
  <Company>Example Inc.</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Enterprises Brennmark Limited</dc:title>
  <dc:creator>Author</dc:creator>
  <cp:lastModifiedBy>John Smith</cp:lastModifiedBy>
  <cp:revision>5</cp:revision>
  <cp:lastPrinted>2011-01-26T13:09:00Z</cp:lastPrinted>
  <dcterms:created xsi:type="dcterms:W3CDTF">2024-01-23T15:27:00Z</dcterms:created>
  <dcterms:modified xsi:type="dcterms:W3CDTF">2026-04-21T19:26:00Z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0x01010050B09C3335570645B91DE4A64541716A</vt:lpwstr>
  </property>
  <property fmtid="{D5CDD505-2E9C-101B-9397-08002B2CF9AE}" pid="3" name="Order">
    <vt:r8>3100</vt:r8>
  </property>
  <property fmtid="{D5CDD505-2E9C-101B-9397-08002B2CF9AE}" pid="4" name="MSIP_Label_8036b8ab-aa19-4aaf-ade5-e13533bd462a_Enabled">
    <vt:lpwstr>true</vt:lpwstr>
  </property>
  <property fmtid="{D5CDD505-2E9C-101B-9397-08002B2CF9AE}" pid="5" name="MSIP_Label_8036b8ab-aa19-4aaf-ade5-e13533bd462a_SetDate">
    <vt:lpwstr>2022-11-30T16:15:48Z</vt:lpwstr>
  </property>
  <property fmtid="{D5CDD505-2E9C-101B-9397-08002B2CF9AE}" pid="6" name="MSIP_Label_8036b8ab-aa19-4aaf-ade5-e13533bd462a_Method">
    <vt:lpwstr>Standard</vt:lpwstr>
  </property>
  <property fmtid="{D5CDD505-2E9C-101B-9397-08002B2CF9AE}" pid="7" name="MSIP_Label_8036b8ab-aa19-4aaf-ade5-e13533bd462a_Name">
    <vt:lpwstr>Internal</vt:lpwstr>
  </property>
  <property fmtid="{D5CDD505-2E9C-101B-9397-08002B2CF9AE}" pid="8" name="MSIP_Label_8036b8ab-aa19-4aaf-ade5-e13533bd462a_SiteId">
    <vt:lpwstr>00000000-0000-0000-0000-000000000000</vt:lpwstr>
  </property>
  <property fmtid="{D5CDD505-2E9C-101B-9397-08002B2CF9AE}" pid="9" name="MSIP_Label_8036b8ab-aa19-4aaf-ade5-e13533bd462a_ActionId">
    <vt:lpwstr>00000000-0000-0000-0000-000000000001</vt:lpwstr>
  </property>
  <property fmtid="{D5CDD505-2E9C-101B-9397-08002B2CF9AE}" pid="10" name="MSIP_Label_8036b8ab-aa19-4aaf-ade5-e13533bd462a_ContentBits">
    <vt:lpwstr>2</vt:lpwstr>
  </property>
  <property fmtid="{D5CDD505-2E9C-101B-9397-08002B2CF9AE}" pid="11" name="docLang">
    <vt:lpwstr>en</vt:lpwstr>
  </property>
  <property fmtid="{D5CDD505-2E9C-101B-9397-08002B2CF9AE}" pid="12" name="MediaServiceImageTags">
    <vt:lpwstr/>
  </property>
</Properties>
</file>