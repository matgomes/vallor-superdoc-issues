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 paragraph that stays.</w:t>
      </w:r>
    </w:p>
    <w:p>
      <w:r>
        <w:t xml:space="preserve">Start </w:t>
      </w:r>
      <w:del w:id="124" w:author="Jane Doe" w:date="2026-10-05T12:00:00Z">
        <w:r>
          <w:delText xml:space="preserve">old A</w:delText>
        </w:r>
      </w:del>
      <w:ins w:id="125" w:author="Jane Doe" w:date="2026-10-05T12:00:00Z">
        <w:r>
          <w:t xml:space="preserve">new A</w:t>
        </w:r>
      </w:ins>
      <w:r>
        <w:t xml:space="preserve"> middle </w:t>
      </w:r>
      <w:del w:id="126" w:author="Jane Doe" w:date="2026-10-05T12:05:00Z">
        <w:r>
          <w:delText xml:space="preserve">old B</w:delText>
        </w:r>
      </w:del>
      <w:ins w:id="127" w:author="Jane Doe" w:date="2026-10-05T12:05:00Z">
        <w:r>
          <w:t xml:space="preserve">new B</w:t>
        </w:r>
      </w:ins>
    </w:p>
    <w:p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