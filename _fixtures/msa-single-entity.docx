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00B675" w:rsidR="0041006C">
      <w:pPr>
        <w:pStyle w:val="Untertitel"/>
        <w:tabs>
          <w:tab w:val="left" w:pos="4425"/>
          <w:tab w:val="center" w:pos="5187"/>
        </w:tabs>
        <w:jc w:val="left"/>
        <w:rPr>
          <w:u w:val="none"/>
        </w:rPr>
      </w:pPr>
      <w:bookmarkStart w:id="28" w:name="BM_01M4DQ49NH4H86P8NGK5YDEK88"/>
      <w:bookmarkEnd w:id="28"/>
    </w:p>
    <w:p w14:paraId="7164ACC6" w:rsidR="0041006C">
      <w:pPr>
        <w:pStyle w:val="Untertitel"/>
        <w:tabs>
          <w:tab w:val="left" w:pos="4425"/>
          <w:tab w:val="center" w:pos="5187"/>
        </w:tabs>
        <w:rPr>
          <w:u w:val="none"/>
        </w:rPr>
      </w:pPr>
      <w:bookmarkStart w:id="29" w:name="BM_01M4DQ49NP63450JDQ67M7KQV3"/>
      <w:r>
        <w:rPr>
          <w:sz w:val="32"/>
          <w:szCs w:val="32"/>
          <w:u w:val="none"/>
        </w:rPr>
        <w:t xml:space="preserve">Supply of </w:t>
      </w:r>
      <w:r>
        <w:rPr>
          <w:sz w:val="32"/>
          <w:szCs w:val="32"/>
          <w:highlight w:val="green"/>
          <w:u w:val="none"/>
        </w:rPr>
        <w:t xml:space="preserve">{{Contract Scope}}</w:t>
      </w:r>
      <w:r>
        <w:rPr>
          <w:sz w:val="32"/>
          <w:szCs w:val="32"/>
          <w:u w:val="none"/>
        </w:rPr>
        <w:t xml:space="preserve"> Agreement</w:t>
      </w:r>
      <w:bookmarkEnd w:id="29"/>
    </w:p>
    <w:p w14:paraId="3E4514F3" w:rsidR="0041006C">
      <w:pPr>
        <w:pStyle w:val="Untertitel"/>
        <w:tabs>
          <w:tab w:val="left" w:pos="4425"/>
          <w:tab w:val="center" w:pos="5187"/>
        </w:tabs>
        <w:jc w:val="left"/>
        <w:rPr>
          <w:i/>
          <w:u w:val="none"/>
          <w:lang w:val="en-US"/>
        </w:rPr>
      </w:pPr>
      <w:bookmarkStart w:id="30" w:name="BM_01M4DQ49NPHGMQS7QTAC3VBD03"/>
      <w:bookmarkEnd w:id="30"/>
    </w:p>
    <w:p w14:paraId="7B419334" w:rsidR="006E7AD4">
      <w:pPr>
        <w:tabs>
          <w:tab w:val="left" w:pos="600"/>
          <w:tab w:val="left" w:pos="1200"/>
          <w:tab w:val="left" w:pos="1800"/>
          <w:tab w:val="left" w:pos="2400"/>
          <w:tab w:val="left" w:pos="3000"/>
          <w:tab w:val="left" w:pos="3600"/>
          <w:tab w:val="left" w:pos="4200"/>
          <w:tab w:val="left" w:pos="4800"/>
          <w:tab w:val="left" w:pos="5400"/>
          <w:tab w:val="left" w:pos="6000"/>
          <w:tab w:val="left" w:pos="6600"/>
          <w:tab w:val="left" w:pos="7200"/>
          <w:tab w:val="left" w:pos="7800"/>
        </w:tabs>
        <w:jc w:val="both"/>
        <w:rPr>
          <w:rFonts w:ascii="Arial" w:hAnsi="Arial" w:cs="Arial"/>
          <w:sz w:val="20"/>
          <w:szCs w:val="20"/>
        </w:rPr>
      </w:pPr>
      <w:bookmarkStart w:id="31" w:name="BM_01M4DQ49NPPKQFDFA2QSF8BDCD"/>
      <w:bookmarkEnd w:id="31"/>
    </w:p>
    <w:tbl>
      <w:tblPr>
        <w:tblW w:w="9528" w:type="dxa"/>
        <w:tblInd w:w="-45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2298"/>
        <w:gridCol w:w="7230"/>
      </w:tblGrid>
      <w:tr w:rsidR="006E7AD4" w:rsidRPr="006E7AD4" w14:paraId="32E1D795" w14:textId="77777777" w:rsidTr="00682A91">
        <w:tc>
          <w:tcPr>
            <w:tcW w:w="2298" w:type="dxa"/>
          </w:tcPr>
          <w:p w14:paraId="1DB9256F" w:rsidR="006E7AD4">
            <w:pPr>
              <w:widowControl w:val="0"/>
              <w:ind w:right="6"/>
              <w:jc w:val="both"/>
              <w:rPr>
                <w:rFonts w:ascii="Arial" w:hAnsi="Arial" w:cs="Arial"/>
                <w:color w:val="000000"/>
                <w:sz w:val="22"/>
                <w:szCs w:val="22"/>
                <w:lang w:val="en-AU" w:eastAsia="en-GB"/>
              </w:rPr>
            </w:pPr>
            <w:bookmarkStart w:id="32" w:name="BM_01M4DQ49NP95TMNSMRGJR4A76Q"/>
            <w:r>
              <w:rPr>
                <w:color w:val="000000"/>
                <w:rFonts w:ascii="Arial" w:hAnsi="Arial" w:cs="Arial"/>
                <w:sz w:val="22"/>
                <w:szCs w:val="22"/>
                <w:lang w:val="en-AU" w:eastAsia="en-GB"/>
              </w:rPr>
              <w:t xml:space="preserve">Agreement Number</w:t>
            </w:r>
            <w:bookmarkEnd w:id="32"/>
          </w:p>
        </w:tc>
        <w:tc>
          <w:tcPr>
            <w:tcW w:w="7230" w:type="dxa"/>
          </w:tcPr>
          <w:p w14:paraId="62DDCA65" w:rsidR="006E7AD4">
            <w:pPr>
              <w:widowControl w:val="0"/>
              <w:ind w:left="34" w:right="6"/>
              <w:jc w:val="both"/>
              <w:rPr>
                <w:rFonts w:ascii="Arial" w:hAnsi="Arial" w:cs="Arial"/>
                <w:b/>
                <w:sz w:val="22"/>
                <w:szCs w:val="22"/>
                <w:lang w:val="en-AU" w:eastAsia="en-GB"/>
              </w:rPr>
            </w:pPr>
            <w:bookmarkStart w:id="33" w:name="BM_01M4DQ49NQ3AAPFFTE3RYQ2VXM"/>
            <w:del w:id="2099137953" w:author="Sam Carter" w:authorEmail="sam.carter@example.com" w:date="2026-10-08T12:00:01.614Z" w:rsidDel="71A15C72">
              <w:r>
                <w:rPr>
                  <w:b/>
                  <w:rFonts w:ascii="Arial" w:hAnsi="Arial" w:cs="Arial"/>
                  <w:sz w:val="22"/>
                  <w:szCs w:val="22"/>
                  <w:lang w:val="en-AU" w:eastAsia="en-GB"/>
                </w:rPr>
                <w:delText>{{Agreement Number}}</w:delText>
              </w:r>
            </w:del>
            <w:ins w:id="2099137954" w:author="Sam Carter" w:authorEmail="sam.carter@example.com" w:date="2026-10-08T12:00:01.744Z" w:rsidR="97151211">
              <w:r>
                <w:rPr>
                  <w:b/>
                  <w:rFonts w:ascii="Arial" w:hAnsi="Arial" w:cs="Arial"/>
                  <w:sz w:val="22"/>
                  <w:szCs w:val="22"/>
                  <w:lang w:val="en-AU" w:eastAsia="en-GB"/>
                </w:rPr>
                <w:t>ax987654</w:t>
              </w:r>
            </w:ins>
            <w:bookmarkEnd w:id="33"/>
          </w:p>
          <w:p w14:paraId="71AA71EF" w:rsidR="006E7AD4">
            <w:pPr>
              <w:widowControl w:val="0"/>
              <w:ind w:left="34" w:right="6"/>
              <w:jc w:val="both"/>
              <w:rPr>
                <w:rFonts w:ascii="Arial" w:hAnsi="Arial" w:cs="Arial"/>
                <w:sz w:val="22"/>
                <w:szCs w:val="22"/>
                <w:lang w:val="en-AU" w:eastAsia="en-GB"/>
              </w:rPr>
            </w:pPr>
            <w:bookmarkStart w:id="34" w:name="BM_01M4DQ49NQAZJY9APDMMSDRB6S"/>
            <w:bookmarkEnd w:id="34"/>
          </w:p>
        </w:tc>
      </w:tr>
      <w:tr w:rsidR="006E7AD4" w:rsidRPr="006148E2" w14:paraId="4E0F22FB" w14:textId="77777777" w:rsidTr="00682A91">
        <w:tc>
          <w:tcPr>
            <w:tcW w:w="2298" w:type="dxa"/>
          </w:tcPr>
          <w:p w14:paraId="1D184F6A" w:rsidR="006E7AD4">
            <w:pPr>
              <w:widowControl w:val="0"/>
              <w:ind w:right="6"/>
              <w:jc w:val="both"/>
              <w:rPr>
                <w:rFonts w:ascii="Arial" w:hAnsi="Arial" w:cs="Arial"/>
                <w:color w:val="000000"/>
                <w:sz w:val="22"/>
                <w:szCs w:val="22"/>
                <w:lang w:val="en-AU" w:eastAsia="en-GB"/>
              </w:rPr>
            </w:pPr>
            <w:bookmarkStart w:id="35" w:name="BM_01M4DQ49NQZAE5NA6EGCFQJJJ9"/>
            <w:r>
              <w:rPr>
                <w:color w:val="000000"/>
                <w:rFonts w:ascii="Arial" w:hAnsi="Arial" w:cs="Arial"/>
                <w:sz w:val="22"/>
                <w:szCs w:val="22"/>
                <w:lang w:val="en-AU" w:eastAsia="en-GB"/>
              </w:rPr>
              <w:t>ACME</w:t>
            </w:r>
            <w:bookmarkEnd w:id="35"/>
          </w:p>
        </w:tc>
        <w:tc>
          <w:tcPr>
            <w:tcW w:w="7230" w:type="dxa"/>
          </w:tcPr>
          <w:p w14:paraId="56BD8A00" w:rsidR="00A81AA8">
            <w:pPr>
              <w:pStyle w:val="CMSANTableBodyText"/>
              <w:jc w:val="both"/>
              <w:rPr>
                <w:color w:val="000000"/>
                <w:lang w:val="en-AU"/>
              </w:rPr>
            </w:pPr>
            <w:bookmarkStart w:id="36" w:name="BM_01M4DQ49NQPDK116AENZXV34HR"/>
            <w:r>
              <w:rPr>
                <w:b/>
                <w:color w:val="000000"/>
                <w:i/>
                <w:bCs/>
                <w:lang w:val="en-AU"/>
              </w:rPr>
              <w:t xml:space="preserve"> Acme Partners France SAS, Company number 000 000 005, of 1, rue Exemple, 75001 Paris Cedex 1</w:t>
            </w:r>
            <w:bookmarkEnd w:id="36"/>
          </w:p>
        </w:tc>
      </w:tr>
      <w:tr w:rsidR="006E7AD4" w:rsidRPr="006E7AD4" w14:paraId="2E6EE047" w14:textId="77777777" w:rsidTr="00682A91">
        <w:tc>
          <w:tcPr>
            <w:tcW w:w="2298" w:type="dxa"/>
          </w:tcPr>
          <w:p w14:paraId="35BDC509" w:rsidR="006E7AD4">
            <w:pPr>
              <w:widowControl w:val="0"/>
              <w:ind w:right="6"/>
              <w:jc w:val="both"/>
              <w:rPr>
                <w:rFonts w:ascii="Arial" w:hAnsi="Arial" w:cs="Arial"/>
                <w:color w:val="000000"/>
                <w:sz w:val="22"/>
                <w:szCs w:val="22"/>
                <w:lang w:val="en-AU" w:eastAsia="en-GB"/>
              </w:rPr>
            </w:pPr>
            <w:bookmarkStart w:id="37" w:name="BM_01M4DQ49NQ94YQX0WQ0KMDMGFD"/>
            <w:r>
              <w:rPr>
                <w:color w:val="000000"/>
                <w:rFonts w:ascii="Arial" w:hAnsi="Arial" w:cs="Arial"/>
                <w:sz w:val="22"/>
                <w:szCs w:val="22"/>
                <w:lang w:val="en-AU" w:eastAsia="en-GB"/>
              </w:rPr>
              <w:lastRenderedPageBreak/>
            </w:r>
            <w:r>
              <w:rPr>
                <w:color w:val="000000"/>
                <w:rFonts w:ascii="Arial" w:hAnsi="Arial" w:cs="Arial"/>
                <w:sz w:val="22"/>
                <w:szCs w:val="22"/>
                <w:lang w:val="en-AU" w:eastAsia="en-GB"/>
              </w:rPr>
              <w:t>Supplier</w:t>
            </w:r>
            <w:bookmarkEnd w:id="37"/>
          </w:p>
        </w:tc>
        <w:tc>
          <w:tcPr>
            <w:tcW w:w="7230" w:type="dxa"/>
          </w:tcPr>
          <w:p w14:paraId="4C3CB98B" w:rsidR="006E7AD4">
            <w:pPr>
              <w:widowControl w:val="0"/>
              <w:ind w:right="6"/>
              <w:jc w:val="both"/>
              <w:rPr>
                <w:rFonts w:ascii="Arial" w:hAnsi="Arial" w:cs="Arial"/>
                <w:b/>
                <w:sz w:val="22"/>
                <w:szCs w:val="22"/>
                <w:lang w:val="en-AU" w:eastAsia="en-GB"/>
              </w:rPr>
            </w:pPr>
            <w:bookmarkStart w:id="38" w:name="BM_01M4DQ49NR9V183QB646FSQT1Z"/>
            <w:r>
              <w:rPr>
                <w:b/>
                <w:rFonts w:ascii="Arial" w:hAnsi="Arial" w:cs="Arial"/>
                <w:sz w:val="22"/>
                <w:szCs w:val="22"/>
                <w:highlight w:val="green"/>
                <w:lang w:val="en-AU" w:eastAsia="en-GB"/>
              </w:rPr>
              <w:t xml:space="preserve">{{Supplier Legal Description}}</w:t>
            </w:r>
            <w:r>
              <w:rPr>
                <w:b/>
                <w:rFonts w:ascii="Arial" w:hAnsi="Arial" w:cs="Arial"/>
                <w:sz w:val="22"/>
                <w:szCs w:val="22"/>
                <w:lang w:val="en-AU" w:eastAsia="en-GB"/>
              </w:rPr>
              <w:t xml:space="preserve"> </w:t>
            </w:r>
            <w:bookmarkStart w:id="18" w:name="FillChoice00000018"/>
            <w:r>
              <w:rPr>
                <w:b/>
                <w:rFonts w:ascii="Arial" w:hAnsi="Arial" w:cs="Arial"/>
                <w:sz w:val="22"/>
                <w:szCs w:val="22"/>
                <w:highlight w:val="yellow"/>
                <w:lang w:val="en-AU" w:eastAsia="en-GB"/>
              </w:rPr>
              <w:t xml:space="preserve">in its own name and on behalf of its Affiliates</w:t>
            </w:r>
            <w:bookmarkEnd w:id="18"/>
            <w:bookmarkEnd w:id="38"/>
          </w:p>
          <w:p w14:paraId="50A6EA14" w:rsidR="006E7AD4">
            <w:pPr>
              <w:widowControl w:val="0"/>
              <w:ind w:right="6"/>
              <w:jc w:val="both"/>
              <w:rPr>
                <w:rFonts w:ascii="Arial" w:hAnsi="Arial" w:cs="Arial"/>
                <w:b/>
                <w:sz w:val="22"/>
                <w:szCs w:val="22"/>
                <w:lang w:val="en-AU" w:eastAsia="en-GB"/>
              </w:rPr>
            </w:pPr>
            <w:bookmarkStart w:id="39" w:name="BM_01M4DQ49NR3BR85A7B0J9AYE03"/>
            <w:bookmarkEnd w:id="39"/>
          </w:p>
        </w:tc>
      </w:tr>
      <w:tr w:rsidR="006E7AD4" w:rsidRPr="006E7AD4" w14:paraId="653CD8F1" w14:textId="77777777" w:rsidTr="00682A91">
        <w:tc>
          <w:tcPr>
            <w:tcW w:w="2298" w:type="dxa"/>
          </w:tcPr>
          <w:p w14:paraId="6E9EC38E" w:rsidR="006E7AD4">
            <w:pPr>
              <w:widowControl w:val="0"/>
              <w:ind w:right="6"/>
              <w:jc w:val="both"/>
              <w:rPr>
                <w:rFonts w:ascii="Arial" w:hAnsi="Arial" w:cs="Arial"/>
                <w:color w:val="000000"/>
                <w:sz w:val="22"/>
                <w:szCs w:val="22"/>
                <w:lang w:val="en-AU" w:eastAsia="en-GB"/>
              </w:rPr>
            </w:pPr>
            <w:bookmarkStart w:id="40" w:name="BM_01M4DQ49NR378JMPR41VTGAJV0"/>
            <w:r>
              <w:rPr>
                <w:color w:val="000000"/>
                <w:rFonts w:ascii="Arial" w:hAnsi="Arial" w:cs="Arial"/>
                <w:sz w:val="22"/>
                <w:szCs w:val="22"/>
                <w:lang w:val="en-AU" w:eastAsia="en-GB"/>
              </w:rPr>
              <w:t xml:space="preserve">Start Date</w:t>
            </w:r>
            <w:bookmarkEnd w:id="40"/>
          </w:p>
        </w:tc>
        <w:tc>
          <w:tcPr>
            <w:tcW w:w="7230" w:type="dxa"/>
          </w:tcPr>
          <w:p w14:paraId="5BC10E87" w:rsidR="006E7AD4">
            <w:pPr>
              <w:widowControl w:val="0"/>
              <w:ind w:left="34" w:right="6"/>
              <w:jc w:val="both"/>
              <w:rPr>
                <w:rFonts w:ascii="Arial" w:hAnsi="Arial" w:cs="Arial"/>
                <w:b/>
                <w:sz w:val="22"/>
                <w:szCs w:val="22"/>
                <w:lang w:val="en-AU" w:eastAsia="en-GB"/>
              </w:rPr>
            </w:pPr>
            <w:bookmarkStart w:id="41" w:name="BM_01M4DQ49NRKATPQV35BMADRY01"/>
            <w:r>
              <w:rPr>
                <w:b/>
                <w:rFonts w:ascii="Arial" w:hAnsi="Arial" w:cs="Arial"/>
                <w:sz w:val="22"/>
                <w:szCs w:val="22"/>
                <w:highlight w:val="green"/>
                <w:lang w:val="en-AU" w:eastAsia="en-GB"/>
              </w:rPr>
              <w:t xml:space="preserve">{{Start Date}}</w:t>
            </w:r>
            <w:bookmarkEnd w:id="41"/>
          </w:p>
          <w:p w14:paraId="18573945" w:rsidR="006E7AD4">
            <w:pPr>
              <w:widowControl w:val="0"/>
              <w:ind w:left="34" w:right="6"/>
              <w:jc w:val="both"/>
              <w:rPr>
                <w:rFonts w:ascii="Arial" w:hAnsi="Arial" w:cs="Arial"/>
                <w:color w:val="000000"/>
                <w:sz w:val="22"/>
                <w:szCs w:val="22"/>
                <w:lang w:val="en-AU" w:eastAsia="en-GB"/>
              </w:rPr>
            </w:pPr>
            <w:bookmarkStart w:id="42" w:name="BM_01M4DQ49NRG1PX7YRTBJ2M5Y8P"/>
            <w:bookmarkEnd w:id="42"/>
          </w:p>
        </w:tc>
      </w:tr>
      <w:tr w:rsidR="006E7AD4" w:rsidRPr="006E7AD4" w14:paraId="3DDACE45" w14:textId="77777777" w:rsidTr="00682A91">
        <w:tc>
          <w:tcPr>
            <w:tcW w:w="2298" w:type="dxa"/>
          </w:tcPr>
          <w:p w14:paraId="6A5B7D53" w:rsidR="006E7AD4">
            <w:pPr>
              <w:widowControl w:val="0"/>
              <w:ind w:right="6"/>
              <w:jc w:val="both"/>
              <w:rPr>
                <w:rFonts w:ascii="Arial" w:hAnsi="Arial" w:cs="Arial"/>
                <w:color w:val="000000"/>
                <w:sz w:val="22"/>
                <w:szCs w:val="22"/>
                <w:lang w:val="en-AU" w:eastAsia="en-GB"/>
              </w:rPr>
            </w:pPr>
            <w:bookmarkStart w:id="43" w:name="BM_01M4DQ49NRYRBTZ26M0X54D6S4"/>
            <w:r>
              <w:rPr>
                <w:color w:val="000000"/>
                <w:rFonts w:ascii="Arial" w:hAnsi="Arial" w:cs="Arial"/>
                <w:sz w:val="22"/>
                <w:szCs w:val="22"/>
                <w:lang w:val="en-AU" w:eastAsia="en-GB"/>
              </w:rPr>
              <w:t xml:space="preserve">End Date</w:t>
            </w:r>
            <w:bookmarkEnd w:id="43"/>
          </w:p>
        </w:tc>
        <w:tc>
          <w:tcPr>
            <w:tcW w:w="7230" w:type="dxa"/>
          </w:tcPr>
          <w:p w14:paraId="52E3C8F2" w:rsidR="006E7AD4">
            <w:pPr>
              <w:widowControl w:val="0"/>
              <w:ind w:left="34" w:right="6"/>
              <w:jc w:val="both"/>
              <w:rPr>
                <w:rFonts w:ascii="Arial" w:hAnsi="Arial" w:cs="Arial"/>
                <w:b/>
                <w:sz w:val="22"/>
                <w:szCs w:val="22"/>
                <w:lang w:val="en-AU" w:eastAsia="en-GB"/>
              </w:rPr>
            </w:pPr>
            <w:bookmarkStart w:id="44" w:name="BM_01M4DQ49NRE02AJ5MQDJ151Z0B"/>
            <w:r>
              <w:rPr>
                <w:b/>
                <w:rFonts w:ascii="Arial" w:hAnsi="Arial" w:cs="Arial"/>
                <w:sz w:val="22"/>
                <w:szCs w:val="22"/>
                <w:highlight w:val="green"/>
                <w:lang w:val="en-AU" w:eastAsia="en-GB"/>
              </w:rPr>
              <w:t xml:space="preserve">{{End Date}}</w:t>
            </w:r>
            <w:bookmarkEnd w:id="44"/>
          </w:p>
          <w:p w14:paraId="07A0C60E" w:rsidR="006E7AD4">
            <w:pPr>
              <w:widowControl w:val="0"/>
              <w:ind w:left="34" w:right="6"/>
              <w:jc w:val="both"/>
              <w:rPr>
                <w:rFonts w:ascii="Arial" w:hAnsi="Arial" w:cs="Arial"/>
                <w:color w:val="000000"/>
                <w:sz w:val="22"/>
                <w:szCs w:val="22"/>
                <w:lang w:val="en-AU" w:eastAsia="en-GB"/>
              </w:rPr>
            </w:pPr>
            <w:bookmarkStart w:id="45" w:name="BM_01M4DQ49NR897AEJTWCKEWAH8H"/>
            <w:bookmarkEnd w:id="45"/>
          </w:p>
        </w:tc>
      </w:tr>
      <w:tr w:rsidR="006E7AD4" w:rsidRPr="00957ABD" w14:paraId="00CB28B7" w14:textId="77777777" w:rsidTr="00682A91">
        <w:tc>
          <w:tcPr>
            <w:tcW w:w="2298" w:type="dxa"/>
          </w:tcPr>
          <w:p w14:paraId="0E27F5FA" w:rsidR="006E7AD4">
            <w:pPr>
              <w:widowControl w:val="0"/>
              <w:ind w:right="6"/>
              <w:jc w:val="both"/>
              <w:rPr>
                <w:rFonts w:ascii="Arial" w:hAnsi="Arial" w:cs="Arial"/>
                <w:color w:val="000000"/>
                <w:sz w:val="22"/>
                <w:szCs w:val="22"/>
                <w:lang w:val="en-AU"/>
              </w:rPr>
            </w:pPr>
            <w:bookmarkStart w:id="46" w:name="BM_01M4DQ49NS5PTHYVY22HA4732T"/>
            <w:r>
              <w:rPr>
                <w:color w:val="000000"/>
                <w:rFonts w:ascii="Arial" w:hAnsi="Arial" w:cs="Arial"/>
                <w:sz w:val="22"/>
                <w:szCs w:val="22"/>
                <w:lang w:val="en-AU"/>
              </w:rPr>
              <w:t xml:space="preserve">Invoice Address</w:t>
            </w:r>
            <w:bookmarkEnd w:id="46"/>
          </w:p>
        </w:tc>
        <w:tc>
          <w:tcPr>
            <w:tcW w:w="7230" w:type="dxa"/>
          </w:tcPr>
          <w:p w14:paraId="2E14212F" w:rsidR="006E7AD4">
            <w:pPr>
              <w:spacing w:before="120" w:after="120"/>
              <w:ind w:right="6"/>
              <w:rPr>
                <w:rFonts w:ascii="Arial" w:hAnsi="Arial" w:cs="Arial"/>
                <w:b/>
                <w:sz w:val="22"/>
                <w:szCs w:val="22"/>
                <w:lang w:val="en-AU"/>
              </w:rPr>
            </w:pPr>
            <w:bookmarkStart w:id="47" w:name="BM_01M4DQ49NSXTWA8SJDP414XV8D"/>
            <w:r>
              <w:rPr>
                <w:b/>
                <w:rFonts w:ascii="Arial" w:hAnsi="Arial" w:cs="Arial"/>
                <w:sz w:val="22"/>
                <w:szCs w:val="22"/>
                <w:lang w:val="en-AU"/>
              </w:rPr>
              <w:t xml:space="preserve">As detailed on applicable Purchase Orders.</w:t>
            </w:r>
            <w:bookmarkEnd w:id="47"/>
          </w:p>
          <w:p w14:paraId="5549C5BD" w:rsidR="006E7AD4">
            <w:pPr>
              <w:spacing w:before="120" w:after="120"/>
              <w:ind w:right="6"/>
              <w:jc w:val="both"/>
              <w:rPr>
                <w:rFonts w:ascii="Arial" w:hAnsi="Arial" w:cs="Arial"/>
                <w:sz w:val="22"/>
                <w:szCs w:val="22"/>
                <w:lang w:val="en-AU"/>
              </w:rPr>
            </w:pPr>
            <w:bookmarkStart w:id="48" w:name="BM_01M4DQ49NSW8H9C867MKRF0ET4"/>
            <w:r>
              <w:rPr>
                <w:rFonts w:ascii="Arial" w:hAnsi="Arial" w:cs="Arial"/>
                <w:sz w:val="22"/>
                <w:szCs w:val="22"/>
                <w:lang w:val="en-AU"/>
              </w:rPr>
              <w:t xml:space="preserve">ACME will inform the Supplier of the format in which Invoices must be sent</w:t>
            </w:r>
            <w:bookmarkEnd w:id="48"/>
          </w:p>
          <w:p w14:paraId="0A33D04F" w:rsidR="006E7AD4">
            <w:pPr>
              <w:spacing w:before="120" w:after="120"/>
              <w:ind w:right="6"/>
              <w:jc w:val="both"/>
              <w:rPr>
                <w:rFonts w:ascii="Arial" w:hAnsi="Arial" w:cs="Arial"/>
                <w:sz w:val="22"/>
                <w:szCs w:val="22"/>
                <w:lang w:val="en-AU"/>
              </w:rPr>
            </w:pPr>
            <w:bookmarkStart w:id="49" w:name="BM_01M4DQ49NSEYD5DQ70GJJ62FWS"/>
            <w:r>
              <w:rPr>
                <w:rFonts w:ascii="Arial" w:hAnsi="Arial" w:cs="Arial"/>
                <w:sz w:val="22"/>
                <w:szCs w:val="22"/>
                <w:lang w:val="en-AU"/>
              </w:rPr>
              <w:t xml:space="preserve">Invoices must quote a PO number. If this information is missing, it may lead to a delay in payment.</w:t>
            </w:r>
            <w:bookmarkEnd w:id="49"/>
          </w:p>
        </w:tc>
      </w:tr>
    </w:tbl>
    <w:p w14:paraId="0CE5A8EF" w:rsidR="006E7AD4">
      <w:pPr>
        <w:tabs>
          <w:tab w:val="left" w:pos="600"/>
          <w:tab w:val="left" w:pos="1200"/>
          <w:tab w:val="left" w:pos="1800"/>
          <w:tab w:val="left" w:pos="2400"/>
          <w:tab w:val="left" w:pos="3000"/>
          <w:tab w:val="left" w:pos="3600"/>
          <w:tab w:val="left" w:pos="4200"/>
          <w:tab w:val="left" w:pos="4800"/>
          <w:tab w:val="left" w:pos="5400"/>
          <w:tab w:val="left" w:pos="6000"/>
          <w:tab w:val="left" w:pos="6600"/>
          <w:tab w:val="left" w:pos="7200"/>
          <w:tab w:val="left" w:pos="7800"/>
        </w:tabs>
        <w:jc w:val="both"/>
        <w:rPr>
          <w:rFonts w:ascii="Arial" w:hAnsi="Arial" w:cs="Arial"/>
          <w:sz w:val="20"/>
          <w:szCs w:val="20"/>
        </w:rPr>
      </w:pPr>
      <w:bookmarkStart w:id="50" w:name="BM_01M4DQ49NSH33HJ0AZT3YTY05H"/>
      <w:bookmarkEnd w:id="50"/>
    </w:p>
    <w:p w14:paraId="3583B951" w:rsidR="007420FA">
      <w:pPr>
        <w:tabs>
          <w:tab w:val="left" w:pos="600"/>
          <w:tab w:val="left" w:pos="1200"/>
          <w:tab w:val="left" w:pos="1800"/>
          <w:tab w:val="left" w:pos="2400"/>
          <w:tab w:val="left" w:pos="3000"/>
          <w:tab w:val="left" w:pos="3600"/>
          <w:tab w:val="left" w:pos="4200"/>
          <w:tab w:val="left" w:pos="4800"/>
          <w:tab w:val="left" w:pos="5400"/>
          <w:tab w:val="left" w:pos="6000"/>
          <w:tab w:val="left" w:pos="6600"/>
          <w:tab w:val="left" w:pos="7200"/>
          <w:tab w:val="left" w:pos="7800"/>
        </w:tabs>
        <w:jc w:val="both"/>
        <w:rPr>
          <w:rFonts w:ascii="Arial" w:hAnsi="Arial" w:cs="Arial"/>
          <w:sz w:val="20"/>
          <w:szCs w:val="20"/>
        </w:rPr>
      </w:pPr>
      <w:bookmarkStart w:id="51" w:name="BM_01M4DQ49NSW65PPFGN2XWNFHGT"/>
      <w:r>
        <w:rPr>
          <w:rFonts w:ascii="Arial" w:hAnsi="Arial" w:cs="Arial"/>
          <w:sz w:val="20"/>
          <w:szCs w:val="20"/>
        </w:rPr>
        <w:t xml:space="preserve">ACME and the Supplier will conduct business from the Start Date to the End Date and for any periods of extension or continued performance by the parties (the ‘Term’) in relation to the purchase and sale of the </w:t>
      </w:r>
      <w:r>
        <w:rPr>
          <w:rFonts w:ascii="Arial" w:hAnsi="Arial" w:cs="Arial"/>
          <w:sz w:val="20"/>
          <w:szCs w:val="20"/>
          <w:highlight w:val="green"/>
        </w:rPr>
        <w:t xml:space="preserve">{{Contract Scope}}</w:t>
      </w:r>
      <w:r>
        <w:rPr>
          <w:rFonts w:ascii="Arial" w:hAnsi="Arial" w:cs="Arial"/>
          <w:sz w:val="20"/>
          <w:szCs w:val="20"/>
        </w:rPr>
        <w:t xml:space="preserve"> as detailed at Schedule 1 (the “</w:t>
      </w:r>
      <w:r>
        <w:rPr>
          <w:rFonts w:ascii="Arial" w:hAnsi="Arial" w:cs="Arial"/>
          <w:sz w:val="20"/>
          <w:szCs w:val="20"/>
          <w:highlight w:val="green"/>
        </w:rPr>
        <w:t xml:space="preserve">{{Contract Scope}}</w:t>
      </w:r>
      <w:r>
        <w:rPr>
          <w:rFonts w:ascii="Arial" w:hAnsi="Arial" w:cs="Arial"/>
          <w:sz w:val="20"/>
          <w:szCs w:val="20"/>
        </w:rPr>
        <w:t xml:space="preserve">”) and in accordance with this agreement and ACME’s Conditions of Purchase which can be found at https://www.example.com/terms-of-purchase/  (the “Agreement”). </w:t>
      </w:r>
      <w:bookmarkEnd w:id="51"/>
    </w:p>
    <w:p w14:paraId="19693A23" w:rsidR="00E4094D">
      <w:pPr>
        <w:tabs>
          <w:tab w:val="left" w:pos="600"/>
          <w:tab w:val="left" w:pos="1200"/>
          <w:tab w:val="left" w:pos="1800"/>
          <w:tab w:val="left" w:pos="2400"/>
          <w:tab w:val="left" w:pos="3000"/>
          <w:tab w:val="left" w:pos="3600"/>
          <w:tab w:val="left" w:pos="4200"/>
          <w:tab w:val="left" w:pos="4800"/>
          <w:tab w:val="left" w:pos="5400"/>
          <w:tab w:val="left" w:pos="6000"/>
          <w:tab w:val="left" w:pos="6600"/>
          <w:tab w:val="left" w:pos="7200"/>
          <w:tab w:val="left" w:pos="7800"/>
        </w:tabs>
        <w:jc w:val="both"/>
        <w:rPr>
          <w:rFonts w:ascii="Arial" w:hAnsi="Arial" w:cs="Arial"/>
          <w:sz w:val="20"/>
          <w:szCs w:val="20"/>
          <w:lang w:val="en-US"/>
        </w:rPr>
      </w:pPr>
      <w:bookmarkStart w:id="52" w:name="BM_01M4DQ49NSHA6CN7089ZAY3HEM"/>
      <w:bookmarkEnd w:id="52"/>
    </w:p>
    <w:p w14:paraId="74E7FECB" w:rsidR="00326C63">
      <w:pPr>
        <w:numPr>
          <w:ilvl w:val="0"/>
          <w:numId w:val="2"/>
        </w:numPr>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200"/>
        <w:ind w:right="144"/>
        <w:jc w:val="both"/>
        <w:rPr>
          <w:rFonts w:ascii="Arial" w:hAnsi="Arial" w:cs="Arial"/>
          <w:b/>
          <w:color w:val="000000"/>
          <w:sz w:val="20"/>
          <w:szCs w:val="20"/>
        </w:rPr>
      </w:pPr>
      <w:bookmarkStart w:id="53" w:name="BM_01M4DQ49NS9RCYM9WJN45YDWCT"/>
      <w:r>
        <w:rPr>
          <w:b/>
          <w:color w:val="000000"/>
          <w:rFonts w:ascii="Arial" w:hAnsi="Arial" w:cs="Arial"/>
          <w:sz w:val="20"/>
          <w:szCs w:val="20"/>
        </w:rPr>
        <w:t>Term</w:t>
      </w:r>
      <w:bookmarkEnd w:id="53"/>
    </w:p>
    <w:p w14:paraId="0326A6CA" w:rsidR="00326C63">
      <w:pPr>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200"/>
        <w:ind w:left="567" w:right="144"/>
        <w:jc w:val="both"/>
        <w:rPr>
          <w:rFonts w:ascii="Arial" w:hAnsi="Arial" w:cs="Arial"/>
          <w:color w:val="000000"/>
          <w:sz w:val="20"/>
          <w:szCs w:val="20"/>
        </w:rPr>
      </w:pPr>
      <w:bookmarkStart w:id="54" w:name="BM_01M4DQ49NS6J1RKBB1ZARWWKAH"/>
      <w:r>
        <w:rPr>
          <w:color w:val="000000"/>
          <w:rFonts w:ascii="Arial" w:hAnsi="Arial" w:cs="Arial"/>
          <w:sz w:val="20"/>
          <w:szCs w:val="20"/>
        </w:rPr>
        <w:t xml:space="preserve">This Agreement will goverparties relationship for a period from the Start Date to the End</w:t>
      </w:r>
      <w:r>
        <w:rPr>
          <w:color w:val="000000"/>
          <w:rFonts w:ascii="Arial" w:hAnsi="Arial" w:cs="Arial"/>
          <w:sz w:val="20"/>
          <w:szCs w:val="20"/>
          <w:i/>
        </w:rPr>
        <w:t xml:space="preserve"> </w:t>
      </w:r>
      <w:r>
        <w:rPr>
          <w:color w:val="000000"/>
          <w:rFonts w:ascii="Arial" w:hAnsi="Arial" w:cs="Arial"/>
          <w:sz w:val="20"/>
          <w:szCs w:val="20"/>
        </w:rPr>
        <w:t xml:space="preserve">(the ‘Term’).  </w:t>
      </w:r>
      <w:r>
        <w:rPr>
          <w:rFonts w:ascii="Arial" w:hAnsi="Arial" w:cs="Arial"/>
          <w:sz w:val="20"/>
          <w:szCs w:val="20"/>
        </w:rPr>
        <w:t xml:space="preserve">ACME may terminate this Agreement or relevant Purchase Order with immediate effect at any time during the Term by notice in writing. ACME will not be responsible to the Supplier for any costs, loss or damage which the Supplier may suffer as a result of the termination.</w:t>
      </w:r>
      <w:r>
        <w:rPr>
          <w:color w:val="000000"/>
          <w:rFonts w:ascii="Arial" w:hAnsi="Arial" w:cs="Arial"/>
          <w:sz w:val="20"/>
          <w:szCs w:val="20"/>
        </w:rPr>
        <w:t xml:space="preserve"> </w:t>
      </w:r>
      <w:r>
        <w:rPr>
          <w:rFonts w:ascii="Arial" w:hAnsi="Arial" w:cs="Arial"/>
          <w:sz w:val="20"/>
          <w:szCs w:val="20"/>
        </w:rPr>
        <w:t xml:space="preserve">If the Supplier commits a material breach or fails to rectify a non material breach within 7 days of becoming aware of such breach, ACME may terminate this Agreement or relevant Purchase Order with immediate effect at any time during the Term by notice in writing. ACME will not be responsible to the Supplier for any costs, loss or damage which the Supplier may suffer as a result of the termination.</w:t>
      </w:r>
      <w:bookmarkEnd w:id="54"/>
    </w:p>
    <w:p w14:paraId="7CD93C5D" w:rsidR="00326C63">
      <w:pPr>
        <w:numPr>
          <w:ilvl w:val="0"/>
          <w:numId w:val="2"/>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200"/>
        <w:jc w:val="both"/>
        <w:rPr>
          <w:rFonts w:ascii="Arial" w:hAnsi="Arial" w:cs="Arial"/>
          <w:b/>
          <w:color w:val="000000"/>
          <w:sz w:val="20"/>
          <w:szCs w:val="20"/>
        </w:rPr>
      </w:pPr>
      <w:bookmarkStart w:id="55" w:name="BM_01M4DQ49NT4EZEC54XAN923FAT"/>
      <w:r>
        <w:rPr>
          <w:b/>
          <w:color w:val="000000"/>
          <w:rFonts w:ascii="Arial" w:hAnsi="Arial" w:cs="Arial"/>
          <w:sz w:val="20"/>
          <w:szCs w:val="20"/>
          <w:bCs/>
        </w:rPr>
        <w:t>Volume</w:t>
      </w:r>
      <w:bookmarkEnd w:id="55"/>
    </w:p>
    <w:p w14:paraId="34EDC9B4" w:rsidR="00326C63">
      <w:pPr>
        <w:numPr>
          <w:ilvl w:val="1"/>
          <w:numId w:val="52"/>
        </w:numPr>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200"/>
        <w:jc w:val="both"/>
        <w:rPr>
          <w:rFonts w:ascii="Arial" w:hAnsi="Arial" w:cs="Arial"/>
          <w:color w:val="000000"/>
          <w:sz w:val="20"/>
          <w:szCs w:val="20"/>
        </w:rPr>
      </w:pPr>
      <w:bookmarkStart w:id="56" w:name="BM_01M4DQ49NTN4W85FTCBP5MAAJ7"/>
      <w:r>
        <w:rPr>
          <w:color w:val="000000"/>
          <w:rFonts w:ascii="Arial" w:hAnsi="Arial" w:cs="Arial"/>
          <w:sz w:val="20"/>
          <w:szCs w:val="20"/>
        </w:rPr>
        <w:t xml:space="preserve">ACME’s estimated requirement of </w:t>
      </w:r>
      <w:r>
        <w:rPr>
          <w:color w:val="000000"/>
          <w:rFonts w:ascii="Arial" w:hAnsi="Arial" w:cs="Arial"/>
          <w:sz w:val="20"/>
          <w:szCs w:val="20"/>
          <w:highlight w:val="green"/>
        </w:rPr>
        <w:t xml:space="preserve">{{Contract Scope}}</w:t>
      </w:r>
      <w:r>
        <w:rPr>
          <w:color w:val="000000"/>
          <w:rFonts w:ascii="Arial" w:hAnsi="Arial" w:cs="Arial"/>
          <w:sz w:val="20"/>
          <w:szCs w:val="20"/>
        </w:rPr>
        <w:t xml:space="preserve"> is </w:t>
      </w:r>
      <w:r>
        <w:rPr>
          <w:color w:val="000000"/>
          <w:rFonts w:ascii="Arial" w:hAnsi="Arial" w:cs="Arial"/>
          <w:sz w:val="20"/>
          <w:szCs w:val="20"/>
          <w:highlight w:val="green"/>
        </w:rPr>
        <w:t xml:space="preserve">{{Estimated Volume}}</w:t>
      </w:r>
      <w:r>
        <w:rPr>
          <w:color w:val="000000"/>
          <w:rFonts w:ascii="Arial" w:hAnsi="Arial" w:cs="Arial"/>
          <w:sz w:val="20"/>
          <w:szCs w:val="20"/>
        </w:rPr>
        <w:t xml:space="preserve">.  </w:t>
      </w:r>
      <w:bookmarkEnd w:id="56"/>
    </w:p>
    <w:p w14:paraId="215FC9FF" w:rsidR="00326C63">
      <w:pPr>
        <w:numPr>
          <w:ilvl w:val="1"/>
          <w:numId w:val="52"/>
        </w:numPr>
        <w:tabs>
          <w:tab w:val="clear" w:pos="1137"/>
          <w:tab w:val="left" w:pos="114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200"/>
        <w:jc w:val="both"/>
        <w:rPr>
          <w:rFonts w:ascii="Arial" w:hAnsi="Arial" w:cs="Arial"/>
          <w:color w:val="000000"/>
          <w:sz w:val="20"/>
          <w:szCs w:val="20"/>
        </w:rPr>
      </w:pPr>
      <w:bookmarkStart w:id="57" w:name="BM_01M4DQ49NTW062E78K7Q8QRP99"/>
      <w:r>
        <w:rPr>
          <w:rFonts w:ascii="Arial" w:hAnsi="Arial" w:cs="Arial"/>
          <w:sz w:val="20"/>
          <w:szCs w:val="20"/>
        </w:rPr>
        <w:t xml:space="preserve">Any estimated volume requirement is based on ACME’s forecasts only and represents no obligation by ACME to purchase a certain volume of </w:t>
      </w:r>
      <w:r>
        <w:rPr>
          <w:rFonts w:ascii="Arial" w:hAnsi="Arial" w:cs="Arial"/>
          <w:sz w:val="20"/>
          <w:szCs w:val="20"/>
          <w:highlight w:val="green"/>
        </w:rPr>
        <w:t xml:space="preserve">{{Contract Scope}}</w:t>
      </w:r>
      <w:r>
        <w:rPr>
          <w:rFonts w:ascii="Arial" w:hAnsi="Arial" w:cs="Arial"/>
          <w:sz w:val="20"/>
          <w:szCs w:val="20"/>
        </w:rPr>
        <w:t xml:space="preserve"> or any particular </w:t>
      </w:r>
      <w:r>
        <w:rPr>
          <w:rFonts w:ascii="Arial" w:hAnsi="Arial" w:cs="Arial"/>
          <w:sz w:val="20"/>
          <w:szCs w:val="20"/>
          <w:highlight w:val="green"/>
        </w:rPr>
        <w:t xml:space="preserve">{{Contract Scope}}</w:t>
      </w:r>
      <w:r>
        <w:rPr>
          <w:rFonts w:ascii="Arial" w:hAnsi="Arial" w:cs="Arial"/>
          <w:sz w:val="20"/>
          <w:szCs w:val="20"/>
        </w:rPr>
        <w:t xml:space="preserve"> from the Supplier.</w:t>
      </w:r>
      <w:bookmarkEnd w:id="57"/>
    </w:p>
    <w:p w14:paraId="72D4F9AD" w:rsidR="0041006C">
      <w:pPr>
        <w:numPr>
          <w:ilvl w:val="0"/>
          <w:numId w:val="2"/>
        </w:numPr>
        <w:keepNex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200"/>
        <w:ind w:right="144"/>
        <w:jc w:val="both"/>
        <w:rPr>
          <w:rFonts w:ascii="Arial" w:hAnsi="Arial" w:cs="Arial"/>
          <w:b/>
          <w:bCs/>
          <w:color w:val="000000"/>
          <w:sz w:val="20"/>
        </w:rPr>
      </w:pPr>
      <w:bookmarkStart w:id="58" w:name="BM_01M4DQ49NTAY8S0WE9M57DS3MR"/>
      <w:r>
        <w:rPr>
          <w:b/>
          <w:color w:val="000000"/>
          <w:rFonts w:ascii="Arial" w:hAnsi="Arial" w:cs="Arial"/>
          <w:sz w:val="20"/>
          <w:szCs w:val="20"/>
        </w:rPr>
        <w:t xml:space="preserve">Price and Payment Terms </w:t>
      </w:r>
      <w:bookmarkEnd w:id="58"/>
    </w:p>
    <w:p w14:paraId="6F7B4AF8" w:rsidR="0041006C">
      <w:pPr>
        <w:numPr>
          <w:ilvl w:val="1"/>
          <w:numId w:val="2"/>
        </w:numPr>
        <w:keepNex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200"/>
        <w:ind w:right="144"/>
        <w:jc w:val="both"/>
        <w:rPr>
          <w:rFonts w:ascii="Arial" w:hAnsi="Arial" w:cs="Arial"/>
          <w:bCs/>
          <w:color w:val="000000"/>
          <w:sz w:val="20"/>
        </w:rPr>
      </w:pPr>
      <w:bookmarkStart w:id="59" w:name="BM_01M4DQ49NT7X8VMTX35C0JAE6J"/>
      <w:r>
        <w:rPr>
          <w:color w:val="000000"/>
          <w:rFonts w:ascii="Arial" w:hAnsi="Arial" w:cs="Arial"/>
          <w:sz w:val="20"/>
          <w:szCs w:val="20"/>
          <w:bCs/>
        </w:rPr>
        <w:t xml:space="preserve">The prices for the </w:t>
      </w:r>
      <w:r>
        <w:rPr>
          <w:color w:val="000000"/>
          <w:rFonts w:ascii="Arial" w:hAnsi="Arial" w:cs="Arial"/>
          <w:sz w:val="20"/>
          <w:szCs w:val="20"/>
          <w:highlight w:val="green"/>
          <w:bCs/>
        </w:rPr>
        <w:t xml:space="preserve">{{Contract Scope}}</w:t>
      </w:r>
      <w:r>
        <w:rPr>
          <w:color w:val="000000"/>
          <w:rFonts w:ascii="Arial" w:hAnsi="Arial" w:cs="Arial"/>
          <w:sz w:val="20"/>
          <w:szCs w:val="20"/>
          <w:bCs/>
        </w:rPr>
        <w:t xml:space="preserve"> are set forth in Schedule 1.</w:t>
      </w:r>
      <w:bookmarkEnd w:id="59"/>
    </w:p>
    <w:p w14:paraId="31169BB4" w:rsidR="00326C63">
      <w:pPr>
        <w:widowControl w:val="0"/>
        <w:tabs>
          <w:tab w:val="left" w:pos="1170"/>
        </w:tabs>
        <w:ind w:left="1134" w:right="6"/>
        <w:rPr>
          <w:rFonts w:ascii="Arial" w:hAnsi="Arial" w:cs="Arial"/>
          <w:b/>
          <w:sz w:val="20"/>
          <w:szCs w:val="20"/>
          <w:lang w:val="en-AU"/>
        </w:rPr>
      </w:pPr>
      <w:bookmarkStart w:id="60" w:name="BM_01M4DQ49NTZWVCYYF7M4KFBAK0"/>
      <w:r>
        <w:rPr>
          <w:b/>
          <w:rFonts w:ascii="Arial" w:hAnsi="Arial" w:cs="Arial"/>
          <w:sz w:val="20"/>
          <w:szCs w:val="20"/>
          <w:lang w:val="en-AU"/>
        </w:rPr>
        <w:tab/>
      </w:r>
      <w:bookmarkEnd w:id="60"/>
    </w:p>
    <w:p w14:paraId="1842BDBB" w:rsidR="00F305EA">
      <w:pPr>
        <w:ind w:left="1134"/>
        <w:rPr>
          <w:rFonts w:ascii="Arial" w:hAnsi="Arial" w:cs="Arial"/>
          <w:bCs/>
          <w:sz w:val="20"/>
          <w:szCs w:val="20"/>
        </w:rPr>
      </w:pPr>
      <w:bookmarkStart w:id="61" w:name="BM_01M4DQ49NT9BCJ63YMM3SJ3GW6"/>
      <w:bookmarkEnd w:id="61"/>
    </w:p>
    <w:p w14:paraId="3507C30F" w:rsidR="00326C63">
      <w:pPr>
        <w:ind w:left="1134"/>
        <w:rPr>
          <w:rFonts w:ascii="Arial" w:hAnsi="Arial" w:cs="Arial"/>
          <w:b/>
          <w:bCs/>
          <w:color w:val="1F497D"/>
          <w:sz w:val="20"/>
          <w:szCs w:val="20"/>
        </w:rPr>
      </w:pPr>
      <w:bookmarkStart w:id="62" w:name="BM_01M4DQ49NTF48AZYHGD0TBXA05"/>
      <w:bookmarkEnd w:id="62"/>
    </w:p>
    <w:p w14:paraId="05D2F7B6" w:rsidR="00326C63">
      <w:pPr>
        <w:ind w:left="1134"/>
        <w:rPr>
          <w:rFonts w:ascii="Arial" w:hAnsi="Arial" w:cs="Arial"/>
          <w:b/>
          <w:sz w:val="20"/>
          <w:szCs w:val="20"/>
          <w:lang w:val="en-US"/>
        </w:rPr>
      </w:pPr>
      <w:bookmarkStart w:id="63" w:name="BM_01M4DQ49NV9JDAC4TNCBM4YJF8"/>
      <w:r>
        <w:rPr>
          <w:b/>
          <w:rFonts w:ascii="Arial" w:hAnsi="Arial" w:cs="Arial"/>
          <w:sz w:val="20"/>
          <w:szCs w:val="20"/>
          <w:lang w:val="en-US"/>
          <w:u w:val="single"/>
        </w:rPr>
        <w:t xml:space="preserve"> Net </w:t>
      </w:r>
      <w:bookmarkStart w:id="24" w:name="Fill00000001"/>
      <w:ins w:id="2099137955" w:author="Corran" w:date="2026-10-08T12:02:20Z" w:rsidR="00000001">
        <w:r>
          <w:rPr>
            <w:b/>
            <w:rFonts w:ascii="Arial" w:hAnsi="Arial" w:cs="Arial"/>
            <w:sz w:val="20"/>
            <w:szCs w:val="20"/>
            <w:lang w:val="en-US"/>
            <w:u w:val="single"/>
          </w:rPr>
          <w:t>60</w:t>
        </w:r>
      </w:ins>
      <w:bookmarkEnd w:id="24"/>
      <w:bookmarkEnd w:id="63"/>
    </w:p>
    <w:p w14:paraId="0975ABC1" w:rsidR="00326C63">
      <w:pPr>
        <w:ind w:left="1134"/>
        <w:rPr>
          <w:rFonts w:ascii="Arial" w:hAnsi="Arial" w:cs="Arial"/>
          <w:b/>
          <w:sz w:val="20"/>
          <w:szCs w:val="20"/>
          <w:lang w:val="en-US"/>
        </w:rPr>
      </w:pPr>
      <w:bookmarkStart w:id="64" w:name="BM_01M4DQ49NVBVH4RD53GGTKX35Y"/>
      <w:bookmarkEnd w:id="64"/>
    </w:p>
    <w:p w14:paraId="478C9CC8" w:rsidR="00D822CF">
      <w:pPr>
        <w:ind w:left="1138"/>
        <w:jc w:val="both"/>
        <w:rPr>
          <w:rFonts w:ascii="Arial" w:hAnsi="Arial" w:cs="Arial"/>
          <w:bCs/>
          <w:sz w:val="20"/>
          <w:szCs w:val="20"/>
        </w:rPr>
      </w:pPr>
      <w:bookmarkStart w:id="65" w:name="BM_01M4DQ49NVNSY01S47D46TZ3KH"/>
      <w:r>
        <w:rPr>
          <w:rFonts w:ascii="Arial" w:hAnsi="Arial" w:cs="Arial"/>
          <w:sz w:val="20"/>
          <w:szCs w:val="20"/>
          <w:bCs/>
        </w:rPr>
        <w:t xml:space="preserve"> ACME shall pay all correct invoices within </w:t>
      </w:r>
      <w:bookmarkStart w:id="25" w:name="Fill00000002"/>
      <w:ins w:id="2099137956" w:author="Corran" w:date="2026-10-08T12:02:20Z" w:rsidR="00000002">
        <w:r>
          <w:rPr>
            <w:rFonts w:ascii="Arial" w:hAnsi="Arial" w:cs="Arial"/>
            <w:sz w:val="20"/>
            <w:szCs w:val="20"/>
            <w:bCs/>
          </w:rPr>
          <w:t>60</w:t>
        </w:r>
      </w:ins>
      <w:bookmarkEnd w:id="25"/>
      <w:r>
        <w:rPr>
          <w:rFonts w:ascii="Arial" w:hAnsi="Arial" w:cs="Arial"/>
          <w:sz w:val="20"/>
          <w:szCs w:val="20"/>
          <w:bCs/>
        </w:rPr>
        <w:t xml:space="preserve"> days from the date of the invoice. The Supplier agrees to show VAT, where applicable, on all invoices the Supplier sends to ACME.</w:t>
      </w:r>
      <w:bookmarkEnd w:id="65"/>
    </w:p>
    <w:p w14:paraId="48BE1983" w:rsidR="00D822CF">
      <w:pPr>
        <w:ind w:left="1134"/>
        <w:rPr>
          <w:rFonts w:ascii="Arial" w:hAnsi="Arial" w:cs="Arial"/>
          <w:b/>
          <w:sz w:val="20"/>
          <w:szCs w:val="20"/>
        </w:rPr>
      </w:pPr>
      <w:bookmarkStart w:id="66" w:name="BM_01M4DQ49NV4KFHDPQDV3TW20YG"/>
      <w:bookmarkEnd w:id="66"/>
    </w:p>
    <w:p w14:paraId="24FCA68C" w:rsidR="00326C63">
      <w:pPr>
        <w:rPr>
          <w:rFonts w:ascii="Verdana" w:hAnsi="Verdana" w:cs="Arial"/>
          <w:sz w:val="20"/>
          <w:szCs w:val="20"/>
        </w:rPr>
      </w:pPr>
      <w:bookmarkStart w:id="67" w:name="BM_01M4DQ49NV2JMBDDCN10V4M4SM"/>
      <w:bookmarkEnd w:id="67"/>
    </w:p>
    <w:p w14:paraId="0B8DFC0A" w:rsidR="00326C63">
      <w:pPr>
        <w:numPr>
          <w:ilvl w:val="1"/>
          <w:numId w:val="2"/>
        </w:numPr>
        <w:keepNex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200"/>
        <w:ind w:right="144"/>
        <w:jc w:val="both"/>
        <w:rPr>
          <w:rFonts w:ascii="Arial" w:hAnsi="Arial" w:cs="Arial"/>
          <w:bCs/>
          <w:color w:val="000000"/>
          <w:sz w:val="20"/>
          <w:szCs w:val="20"/>
        </w:rPr>
      </w:pPr>
      <w:bookmarkStart w:id="68" w:name="BM_01M4DQ49NVQYSZ71EFVKKKV5PQ"/>
      <w:r>
        <w:rPr>
          <w:color w:val="000000"/>
          <w:rFonts w:ascii="Arial" w:hAnsi="Arial" w:cs="Arial"/>
          <w:sz w:val="20"/>
          <w:szCs w:val="20"/>
          <w:snapToGrid w:val="0"/>
        </w:rPr>
        <w:t xml:space="preserve">ACME will pay </w:t>
      </w:r>
      <w:r>
        <w:rPr>
          <w:rFonts w:ascii="Arial" w:hAnsi="Arial" w:cs="Arial"/>
          <w:sz w:val="20"/>
          <w:szCs w:val="20"/>
          <w:bCs/>
        </w:rPr>
        <w:t xml:space="preserve">the Supplier</w:t>
      </w:r>
      <w:r>
        <w:rPr>
          <w:color w:val="000000"/>
          <w:rFonts w:ascii="Arial" w:hAnsi="Arial" w:cs="Arial"/>
          <w:sz w:val="20"/>
          <w:szCs w:val="20"/>
          <w:snapToGrid w:val="0"/>
        </w:rPr>
        <w:t xml:space="preserve"> by wire transfer, unless ACME agrees in writing to pay </w:t>
      </w:r>
      <w:r>
        <w:rPr>
          <w:rFonts w:ascii="Arial" w:hAnsi="Arial" w:cs="Arial"/>
          <w:sz w:val="20"/>
          <w:szCs w:val="20"/>
          <w:bCs/>
        </w:rPr>
        <w:t xml:space="preserve">the Supplier</w:t>
      </w:r>
      <w:r>
        <w:rPr>
          <w:color w:val="000000"/>
          <w:rFonts w:ascii="Arial" w:hAnsi="Arial" w:cs="Arial"/>
          <w:sz w:val="20"/>
          <w:szCs w:val="20"/>
          <w:snapToGrid w:val="0"/>
        </w:rPr>
        <w:t xml:space="preserve"> in a different way. </w:t>
      </w:r>
      <w:r>
        <w:rPr>
          <w:rFonts w:ascii="Arial" w:hAnsi="Arial" w:cs="Arial"/>
          <w:sz w:val="20"/>
          <w:szCs w:val="20"/>
          <w:bCs/>
        </w:rPr>
        <w:t xml:space="preserve">The Supplier</w:t>
      </w:r>
      <w:r>
        <w:rPr>
          <w:color w:val="000000"/>
          <w:rFonts w:ascii="Arial" w:hAnsi="Arial" w:cs="Arial"/>
          <w:sz w:val="20"/>
          <w:szCs w:val="20"/>
          <w:snapToGrid w:val="0"/>
        </w:rPr>
        <w:t xml:space="preserve"> will supply ACME with their bank account details when requested by ACME.</w:t>
      </w:r>
      <w:bookmarkEnd w:id="68"/>
    </w:p>
    <w:p w14:paraId="610AC16E" w:rsidR="00D035E2">
      <w:pPr>
        <w:pStyle w:val="Body"/>
        <w:numPr>
          <w:ilvl w:val="0"/>
          <w:numId w:val="2"/>
        </w:numPr>
        <w:spacing w:after="200" w:line="240" w:lineRule="auto"/>
        <w:rPr>
          <w:rFonts w:cs="Arial"/>
          <w:b/>
        </w:rPr>
      </w:pPr>
      <w:bookmarkStart w:id="69" w:name="BM_01M4DQ49NVCDE20281BSB3D90T"/>
      <w:r>
        <w:rPr>
          <w:b/>
          <w:rFonts w:cs="Arial"/>
        </w:rPr>
        <w:t>Scope</w:t>
      </w:r>
      <w:bookmarkEnd w:id="69"/>
    </w:p>
    <w:p w14:paraId="74AB82D5" w:rsidR="00D035E2">
      <w:pPr>
        <w:pStyle w:val="Body"/>
        <w:numPr>
          <w:ilvl w:val="1"/>
          <w:numId w:val="2"/>
        </w:numPr>
        <w:spacing w:after="200"/>
        <w:rPr>
          <w:rFonts w:cs="Arial"/>
        </w:rPr>
      </w:pPr>
      <w:bookmarkStart w:id="70" w:name="BM_01M4DQ49NV0P2JG06BKSZCQPGW"/>
      <w:r>
        <w:rPr>
          <w:rFonts w:cs="Arial"/>
        </w:rPr>
        <w:t xml:space="preserve">Only the provisions of this Agreement and Schedule 1 – </w:t>
      </w:r>
      <w:r>
        <w:rPr>
          <w:rFonts w:cs="Arial"/>
          <w:highlight w:val="green"/>
        </w:rPr>
        <w:t xml:space="preserve">{{Contract Scope}}</w:t>
      </w:r>
      <w:r>
        <w:rPr>
          <w:rFonts w:cs="Arial"/>
        </w:rPr>
        <w:t xml:space="preserve"> and Price and ACME’s Conditions of Purchase which can be found at https://www.example.com/terms-of-purchase/ shall govern the purchase and the sale of the </w:t>
      </w:r>
      <w:r>
        <w:rPr>
          <w:rFonts w:cs="Arial"/>
          <w:highlight w:val="green"/>
        </w:rPr>
        <w:t xml:space="preserve">{{Contract Scope}}</w:t>
      </w:r>
      <w:bookmarkEnd w:id="70"/>
    </w:p>
    <w:p w14:paraId="72C71877" w:rsidR="00D035E2">
      <w:pPr>
        <w:pStyle w:val="Body"/>
        <w:numPr>
          <w:ilvl w:val="1"/>
          <w:numId w:val="2"/>
        </w:numPr>
        <w:spacing w:after="200" w:line="240" w:lineRule="auto"/>
        <w:rPr>
          <w:rFonts w:cs="Arial"/>
        </w:rPr>
      </w:pPr>
      <w:bookmarkStart w:id="71" w:name="BM_01M4DQ49NWSS9JKB1BPDGDV2EE"/>
      <w:r>
        <w:rPr>
          <w:rFonts w:cs="Arial"/>
          <w:bCs/>
        </w:rPr>
        <w:t xml:space="preserve">The Supplier’s general or standard sales conditions will not apply to the sale and purchase of the </w:t>
      </w:r>
      <w:r>
        <w:rPr>
          <w:rFonts w:cs="Arial"/>
          <w:highlight w:val="green"/>
          <w:bCs/>
        </w:rPr>
        <w:t xml:space="preserve">{{Contract Scope}}</w:t>
      </w:r>
      <w:bookmarkEnd w:id="71"/>
    </w:p>
    <w:p w14:paraId="5B028D6E" w:rsidR="0041006C">
      <w:pPr>
        <w:numPr>
          <w:ilvl w:val="0"/>
          <w:numId w:val="2"/>
        </w:numPr>
        <w:spacing w:after="200"/>
        <w:jc w:val="both"/>
        <w:rPr>
          <w:rFonts w:ascii="Arial" w:hAnsi="Arial" w:cs="Arial"/>
          <w:b/>
          <w:sz w:val="20"/>
        </w:rPr>
      </w:pPr>
      <w:bookmarkStart w:id="72" w:name="BM_01M4DQ49NWVB2J2B1VYXS8EPT0"/>
      <w:r>
        <w:rPr>
          <w:b/>
          <w:rFonts w:ascii="Arial" w:hAnsi="Arial" w:cs="Arial"/>
          <w:sz w:val="20"/>
          <w:szCs w:val="20"/>
        </w:rPr>
        <w:t>Confidentiality</w:t>
      </w:r>
      <w:bookmarkEnd w:id="72"/>
    </w:p>
    <w:p w14:paraId="0BF8AD13" w:rsidR="0041006C">
      <w:pPr>
        <w:numPr>
          <w:ilvl w:val="1"/>
          <w:numId w:val="2"/>
        </w:numPr>
        <w:spacing w:after="200"/>
        <w:jc w:val="both"/>
        <w:rPr>
          <w:rFonts w:ascii="Arial" w:hAnsi="Arial" w:cs="Arial"/>
          <w:sz w:val="20"/>
        </w:rPr>
      </w:pPr>
      <w:bookmarkStart w:id="73" w:name="BM_01M4DQ49NWBESCB1CA6A7FQGD6"/>
      <w:r>
        <w:rPr>
          <w:rFonts w:ascii="Arial" w:hAnsi="Arial" w:cs="Arial"/>
          <w:sz w:val="20"/>
          <w:szCs w:val="20"/>
        </w:rPr>
        <w:t xml:space="preserve">ACME and Supplier will keep this Agreement and all documents and information relating to this Agreement as well as the discussions and negotiations related to the Agreement in strict confidence.</w:t>
      </w:r>
      <w:bookmarkEnd w:id="73"/>
    </w:p>
    <w:p w14:paraId="145FC8AB" w:rsidR="0041006C">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200" w:line="240" w:lineRule="atLeast"/>
        <w:ind w:right="144"/>
        <w:rPr>
          <w:rFonts w:ascii="Arial" w:hAnsi="Arial" w:cs="Arial"/>
          <w:color w:val="000000"/>
          <w:sz w:val="20"/>
        </w:rPr>
      </w:pPr>
      <w:bookmarkStart w:id="74" w:name="BM_01M4DQ49NWA6VBWA8G22MQ8NVZ"/>
      <w:bookmarkStart w:id="26" w:name="Fill00000003"/>
      <w:bookmarkEnd w:id="26"/>
      <w:bookmarkStart w:id="27" w:name="Fill00000004"/>
      <w:bookmarkEnd w:id="27"/>
      <w:r>
        <w:rPr>
          <w:color w:val="000000"/>
          <w:rFonts w:ascii="Arial" w:hAnsi="Arial" w:cs="Arial"/>
          <w:sz w:val="20"/>
          <w:szCs w:val="20"/>
        </w:rPr>
        <w:t xml:space="preserve">If you agree that the terms stated herein accurately reflect the current understanding of the contractual terms between ACME and Supplier in respect to Supplier supplying </w:t>
      </w:r>
      <w:r>
        <w:rPr>
          <w:color w:val="000000"/>
          <w:rFonts w:ascii="Arial" w:hAnsi="Arial" w:cs="Arial"/>
          <w:sz w:val="20"/>
          <w:szCs w:val="20"/>
          <w:highlight w:val="green"/>
        </w:rPr>
        <w:t xml:space="preserve">{{Contract Scope}}</w:t>
      </w:r>
      <w:r>
        <w:rPr>
          <w:color w:val="000000"/>
          <w:rFonts w:ascii="Arial" w:hAnsi="Arial" w:cs="Arial"/>
          <w:sz w:val="20"/>
          <w:szCs w:val="20"/>
        </w:rPr>
        <w:t xml:space="preserve"> to ACME, then please sign and date both copies of this Agreement on the line indicated below and return one original to me and keep the other original for your files.</w:t>
      </w:r>
      <w:bookmarkEnd w:id="74"/>
    </w:p>
    <w:p w14:paraId="39A20C28" w:rsidR="0041006C">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200" w:line="240" w:lineRule="atLeast"/>
        <w:ind w:right="144"/>
        <w:rPr>
          <w:rFonts w:ascii="Arial" w:hAnsi="Arial" w:cs="Arial"/>
          <w:color w:val="000000"/>
          <w:sz w:val="20"/>
        </w:rPr>
      </w:pPr>
      <w:bookmarkStart w:id="75" w:name="BM_01M4DQ49NWV4GH2HTXRN1PG57B"/>
      <w:r>
        <w:rPr>
          <w:color w:val="000000"/>
          <w:rFonts w:ascii="Arial" w:hAnsi="Arial" w:cs="Arial"/>
          <w:sz w:val="20"/>
          <w:szCs w:val="20"/>
        </w:rPr>
        <w:t xml:space="preserve">I look forward to our continued success on this project.</w:t>
      </w:r>
      <w:bookmarkEnd w:id="75"/>
    </w:p>
    <w:p w14:paraId="18B931AD" w:rsidR="0041006C">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200" w:line="240" w:lineRule="atLeast"/>
        <w:ind w:right="144"/>
        <w:rPr>
          <w:rFonts w:ascii="Arial" w:hAnsi="Arial" w:cs="Arial"/>
          <w:sz w:val="20"/>
        </w:rPr>
      </w:pPr>
      <w:bookmarkStart w:id="76" w:name="BM_01M4DQ49NW6PY1HS22WY9D21N3"/>
      <w:r>
        <w:rPr>
          <w:rFonts w:ascii="Arial" w:hAnsi="Arial" w:cs="Arial"/>
          <w:sz w:val="20"/>
          <w:szCs w:val="20"/>
        </w:rPr>
        <w:t>Schedules:</w:t>
      </w:r>
      <w:bookmarkEnd w:id="76"/>
    </w:p>
    <w:p w14:paraId="13B376D8" w:rsidR="0041006C">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200" w:line="240" w:lineRule="atLeast"/>
        <w:ind w:right="144"/>
        <w:rPr>
          <w:rFonts w:ascii="Arial" w:hAnsi="Arial" w:cs="Arial"/>
          <w:sz w:val="20"/>
        </w:rPr>
      </w:pPr>
      <w:bookmarkStart w:id="77" w:name="BM_01M4DQ49NXNWAGMHWV58A7S7D0"/>
      <w:r>
        <w:rPr>
          <w:rFonts w:ascii="Arial" w:hAnsi="Arial" w:cs="Arial"/>
          <w:sz w:val="20"/>
          <w:szCs w:val="20"/>
        </w:rPr>
        <w:tab/>
        <w:t xml:space="preserve">Schedule 1 – </w:t>
      </w:r>
      <w:r>
        <w:rPr>
          <w:rFonts w:ascii="Arial" w:hAnsi="Arial" w:cs="Arial"/>
          <w:sz w:val="20"/>
          <w:szCs w:val="20"/>
          <w:highlight w:val="green"/>
        </w:rPr>
        <w:t xml:space="preserve">{{Contract Scope}}</w:t>
      </w:r>
      <w:r>
        <w:rPr>
          <w:rFonts w:ascii="Arial" w:hAnsi="Arial" w:cs="Arial"/>
          <w:sz w:val="20"/>
          <w:szCs w:val="20"/>
        </w:rPr>
        <w:t xml:space="preserve"> and Price </w:t>
      </w:r>
      <w:bookmarkEnd w:id="77"/>
    </w:p>
    <w:p w14:paraId="66E2EA66" w:rsidR="0041006C">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240" w:lineRule="atLeast"/>
        <w:ind w:right="144"/>
        <w:jc w:val="both"/>
        <w:rPr>
          <w:rFonts w:ascii="Arial" w:hAnsi="Arial" w:cs="Arial"/>
          <w:sz w:val="20"/>
          <w:szCs w:val="20"/>
          <w:lang w:val="en-US"/>
        </w:rPr>
      </w:pPr>
      <w:bookmarkStart w:id="78" w:name="BM_01M4DQ49NXCXDW1684P5FBJRCV"/>
      <w:bookmarkEnd w:id="78"/>
    </w:p>
    <w:tbl>
      <w:tblPr>
        <w:tblW w:w="0" w:type="auto"/>
        <w:tblCellMar>
          <w:left w:w="70" w:type="dxa"/>
          <w:right w:w="70" w:type="dxa"/>
        </w:tblCellMar>
        <w:tblLook w:val="04A0" w:firstRow="1" w:lastRow="0" w:firstColumn="1" w:lastColumn="0" w:noHBand="0" w:noVBand="1"/>
      </w:tblPr>
      <w:tblGrid>
        <w:gridCol w:w="4822"/>
        <w:gridCol w:w="4822"/>
      </w:tblGrid>
      <w:tr w:rsidR="0041006C" w14:paraId="72A2EDCC" w14:textId="77777777" w:rsidTr="00701A85">
        <w:tc>
          <w:tcPr>
            <w:tcW w:w="4822" w:type="dxa"/>
          </w:tcPr>
          <w:p w14:paraId="2A473228" w:rsidR="0041006C">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240" w:lineRule="atLeast"/>
              <w:ind w:right="144"/>
              <w:jc w:val="both"/>
              <w:rPr>
                <w:rFonts w:ascii="Arial" w:hAnsi="Arial" w:cs="Arial"/>
                <w:sz w:val="20"/>
                <w:szCs w:val="20"/>
              </w:rPr>
            </w:pPr>
            <w:bookmarkStart w:id="79" w:name="BM_01M4DQ49NXFF2M39FD9GTWF6WX"/>
            <w:r>
              <w:rPr>
                <w:rFonts w:ascii="Arial" w:hAnsi="Arial" w:cs="Arial"/>
                <w:sz w:val="20"/>
                <w:szCs w:val="20"/>
              </w:rPr>
              <w:t xml:space="preserve">For and on Behalf of ACME</w:t>
            </w:r>
            <w:bookmarkEnd w:id="79"/>
          </w:p>
          <w:p w14:paraId="085BFFFA" w:rsidR="0041006C">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240" w:lineRule="atLeast"/>
              <w:ind w:right="144"/>
              <w:jc w:val="both"/>
              <w:rPr>
                <w:rFonts w:ascii="Arial" w:hAnsi="Arial" w:cs="Arial"/>
                <w:sz w:val="20"/>
                <w:szCs w:val="20"/>
              </w:rPr>
            </w:pPr>
            <w:bookmarkStart w:id="80" w:name="BM_01M4DQ49NXJH297DQ6E82ZE0YQ"/>
            <w:bookmarkEnd w:id="80"/>
          </w:p>
          <w:p w14:paraId="4C77CC52" w:rsidR="0041006C">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240" w:lineRule="atLeast"/>
              <w:ind w:right="144"/>
              <w:jc w:val="both"/>
              <w:rPr>
                <w:rFonts w:ascii="Arial" w:hAnsi="Arial" w:cs="Arial"/>
                <w:sz w:val="20"/>
                <w:szCs w:val="20"/>
              </w:rPr>
            </w:pPr>
            <w:bookmarkStart w:id="81" w:name="BM_01M4DQ49NXRCV4KXR7SFG1YAPA"/>
            <w:r>
              <w:rPr>
                <w:rFonts w:ascii="Arial" w:hAnsi="Arial" w:cs="Arial"/>
                <w:sz w:val="20"/>
                <w:szCs w:val="20"/>
              </w:rPr>
              <w:t>Signed……………………………..</w:t>
            </w:r>
            <w:bookmarkEnd w:id="81"/>
          </w:p>
          <w:p w14:paraId="2AE64FF7" w:rsidR="0041006C">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240" w:lineRule="atLeast"/>
              <w:ind w:right="144"/>
              <w:jc w:val="both"/>
              <w:rPr>
                <w:rFonts w:ascii="Arial" w:hAnsi="Arial" w:cs="Arial"/>
                <w:sz w:val="20"/>
                <w:szCs w:val="20"/>
              </w:rPr>
            </w:pPr>
            <w:bookmarkStart w:id="82" w:name="BM_01M4DQ49NXNN8T8ANE72B4BBTP"/>
            <w:bookmarkEnd w:id="82"/>
          </w:p>
          <w:p w14:paraId="609678F7" w:rsidR="0041006C">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240" w:lineRule="atLeast"/>
              <w:ind w:right="144"/>
              <w:jc w:val="both"/>
              <w:rPr>
                <w:rFonts w:ascii="Arial" w:hAnsi="Arial" w:cs="Arial"/>
                <w:sz w:val="20"/>
                <w:szCs w:val="20"/>
              </w:rPr>
            </w:pPr>
            <w:bookmarkStart w:id="83" w:name="BM_01M4DQ49NXCT6S0Z3DMTBKV8TS"/>
            <w:r>
              <w:rPr>
                <w:rFonts w:ascii="Arial" w:hAnsi="Arial" w:cs="Arial"/>
                <w:sz w:val="20"/>
                <w:szCs w:val="20"/>
              </w:rPr>
              <w:t>Name:……………………………..</w:t>
            </w:r>
            <w:bookmarkEnd w:id="83"/>
          </w:p>
          <w:p w14:paraId="07AB8B74" w:rsidR="0041006C">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240" w:lineRule="atLeast"/>
              <w:ind w:right="144"/>
              <w:jc w:val="both"/>
              <w:rPr>
                <w:rFonts w:ascii="Arial" w:hAnsi="Arial" w:cs="Arial"/>
                <w:sz w:val="20"/>
                <w:szCs w:val="20"/>
              </w:rPr>
            </w:pPr>
            <w:bookmarkStart w:id="84" w:name="BM_01M4DQ49NYNBH8KT7Z2CWKRFZG"/>
            <w:bookmarkEnd w:id="84"/>
          </w:p>
          <w:p w14:paraId="5B118DF2" w:rsidR="0041006C">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240" w:lineRule="atLeast"/>
              <w:ind w:right="144"/>
              <w:jc w:val="both"/>
              <w:rPr>
                <w:rFonts w:ascii="Arial" w:hAnsi="Arial" w:cs="Arial"/>
                <w:sz w:val="20"/>
                <w:szCs w:val="20"/>
              </w:rPr>
            </w:pPr>
            <w:bookmarkStart w:id="85" w:name="BM_01M4DQ49NYZR1CZ7EG3WA5BE9G"/>
            <w:r>
              <w:rPr>
                <w:rFonts w:ascii="Arial" w:hAnsi="Arial" w:cs="Arial"/>
                <w:sz w:val="20"/>
                <w:szCs w:val="20"/>
              </w:rPr>
              <w:lastRenderedPageBreak/>
            </w:r>
            <w:r>
              <w:rPr>
                <w:rFonts w:ascii="Arial" w:hAnsi="Arial" w:cs="Arial"/>
                <w:sz w:val="20"/>
                <w:szCs w:val="20"/>
              </w:rPr>
              <w:t>Position:…………………………..</w:t>
            </w:r>
            <w:bookmarkEnd w:id="85"/>
          </w:p>
          <w:p w14:paraId="4B7F6E94" w:rsidR="0041006C">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240" w:lineRule="atLeast"/>
              <w:ind w:right="144"/>
              <w:jc w:val="both"/>
              <w:rPr>
                <w:rFonts w:ascii="Arial" w:hAnsi="Arial" w:cs="Arial"/>
                <w:sz w:val="20"/>
                <w:szCs w:val="20"/>
              </w:rPr>
            </w:pPr>
            <w:bookmarkStart w:id="86" w:name="BM_01M4DQ49NY1MT0WK321PAVTBMK"/>
            <w:bookmarkEnd w:id="86"/>
          </w:p>
          <w:p w14:paraId="72C212A8" w:rsidR="0041006C">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240" w:lineRule="atLeast"/>
              <w:ind w:right="144"/>
              <w:jc w:val="both"/>
              <w:rPr>
                <w:rFonts w:ascii="Arial" w:hAnsi="Arial" w:cs="Arial"/>
                <w:sz w:val="20"/>
                <w:szCs w:val="20"/>
              </w:rPr>
            </w:pPr>
            <w:bookmarkStart w:id="87" w:name="BM_01M4DQ49NY8V413HGWRE01TEQE"/>
            <w:r>
              <w:rPr>
                <w:rFonts w:ascii="Arial" w:hAnsi="Arial" w:cs="Arial"/>
                <w:sz w:val="20"/>
                <w:szCs w:val="20"/>
              </w:rPr>
              <w:t>Date……………………………….</w:t>
            </w:r>
            <w:bookmarkEnd w:id="87"/>
          </w:p>
          <w:p w14:paraId="1A52B0A4" w:rsidR="0041006C">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240" w:lineRule="atLeast"/>
              <w:ind w:right="144"/>
              <w:jc w:val="both"/>
              <w:rPr>
                <w:rFonts w:ascii="Arial" w:hAnsi="Arial" w:cs="Arial"/>
                <w:sz w:val="20"/>
                <w:szCs w:val="20"/>
              </w:rPr>
            </w:pPr>
            <w:bookmarkStart w:id="88" w:name="BM_01M4DQ49NYQ7Z88CVEB05VEJ9V"/>
            <w:bookmarkEnd w:id="88"/>
          </w:p>
        </w:tc>
        <w:tc>
          <w:tcPr>
            <w:tcW w:w="4822" w:type="dxa"/>
          </w:tcPr>
          <w:p w14:paraId="714F55EC" w:rsidR="0041006C">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240" w:lineRule="atLeast"/>
              <w:ind w:right="144"/>
              <w:jc w:val="both"/>
              <w:rPr>
                <w:rFonts w:ascii="Arial" w:hAnsi="Arial" w:cs="Arial"/>
                <w:sz w:val="20"/>
                <w:szCs w:val="20"/>
              </w:rPr>
            </w:pPr>
            <w:bookmarkStart w:id="89" w:name="BM_01M4DQ49NYNM4NDXB6WEJARNPB"/>
            <w:r>
              <w:rPr>
                <w:rFonts w:ascii="Arial" w:hAnsi="Arial" w:cs="Arial"/>
                <w:sz w:val="20"/>
                <w:szCs w:val="20"/>
              </w:rPr>
              <w:lastRenderedPageBreak/>
            </w:r>
            <w:r>
              <w:rPr>
                <w:rFonts w:ascii="Arial" w:hAnsi="Arial" w:cs="Arial"/>
                <w:sz w:val="20"/>
                <w:szCs w:val="20"/>
              </w:rPr>
              <w:t xml:space="preserve">Accepted and Agreed</w:t>
            </w:r>
            <w:bookmarkEnd w:id="89"/>
          </w:p>
          <w:p w14:paraId="0BA0307B" w:rsidR="0041006C">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240" w:lineRule="atLeast"/>
              <w:ind w:right="144"/>
              <w:jc w:val="both"/>
              <w:rPr>
                <w:rFonts w:ascii="Arial" w:hAnsi="Arial" w:cs="Arial"/>
                <w:sz w:val="20"/>
                <w:szCs w:val="20"/>
              </w:rPr>
            </w:pPr>
            <w:bookmarkStart w:id="90" w:name="BM_01M4DQ49NYVCV4Y1JTC6B8Y8KS"/>
            <w:r>
              <w:rPr>
                <w:rFonts w:ascii="Arial" w:hAnsi="Arial" w:cs="Arial"/>
                <w:sz w:val="20"/>
                <w:szCs w:val="20"/>
              </w:rPr>
              <w:t xml:space="preserve">For and on Behalf of Supplier</w:t>
            </w:r>
            <w:bookmarkEnd w:id="90"/>
          </w:p>
          <w:p w14:paraId="1B7087F9" w:rsidR="0041006C">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240" w:lineRule="atLeast"/>
              <w:ind w:right="144"/>
              <w:jc w:val="both"/>
              <w:rPr>
                <w:rFonts w:ascii="Arial" w:hAnsi="Arial" w:cs="Arial"/>
                <w:sz w:val="20"/>
                <w:szCs w:val="20"/>
              </w:rPr>
            </w:pPr>
            <w:bookmarkStart w:id="91" w:name="BM_01M4DQ49NY93ZVAPDNKEG6GM3A"/>
            <w:bookmarkEnd w:id="91"/>
          </w:p>
          <w:p w14:paraId="471D1228" w:rsidR="0041006C">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240" w:lineRule="atLeast"/>
              <w:ind w:right="144"/>
              <w:jc w:val="both"/>
              <w:rPr>
                <w:rFonts w:ascii="Arial" w:hAnsi="Arial" w:cs="Arial"/>
                <w:sz w:val="20"/>
                <w:szCs w:val="20"/>
              </w:rPr>
            </w:pPr>
            <w:bookmarkStart w:id="92" w:name="BM_01M4DQ49NYSJSRQN14B23YWFW4"/>
            <w:r>
              <w:rPr>
                <w:rFonts w:ascii="Arial" w:hAnsi="Arial" w:cs="Arial"/>
                <w:sz w:val="20"/>
                <w:szCs w:val="20"/>
              </w:rPr>
              <w:t>Signed……………………………………..</w:t>
            </w:r>
            <w:bookmarkEnd w:id="92"/>
          </w:p>
          <w:p w14:paraId="414E52EF" w:rsidR="0041006C">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240" w:lineRule="atLeast"/>
              <w:ind w:right="144"/>
              <w:jc w:val="both"/>
              <w:rPr>
                <w:rFonts w:ascii="Arial" w:hAnsi="Arial" w:cs="Arial"/>
                <w:sz w:val="20"/>
                <w:szCs w:val="20"/>
              </w:rPr>
            </w:pPr>
            <w:bookmarkStart w:id="93" w:name="BM_01M4DQ49NZ214NH85ZA39SZ8PW"/>
            <w:bookmarkEnd w:id="93"/>
          </w:p>
          <w:p w14:paraId="74D082D2" w:rsidR="0041006C">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240" w:lineRule="atLeast"/>
              <w:ind w:right="144"/>
              <w:jc w:val="both"/>
              <w:rPr>
                <w:rFonts w:ascii="Arial" w:hAnsi="Arial" w:cs="Arial"/>
                <w:sz w:val="20"/>
                <w:szCs w:val="20"/>
              </w:rPr>
            </w:pPr>
            <w:bookmarkStart w:id="94" w:name="BM_01M4DQ49NZQVJPKSYF84RJDENE"/>
            <w:r>
              <w:rPr>
                <w:rFonts w:ascii="Arial" w:hAnsi="Arial" w:cs="Arial"/>
                <w:sz w:val="20"/>
                <w:szCs w:val="20"/>
              </w:rPr>
              <w:t>Name:………………….…………………..</w:t>
            </w:r>
            <w:bookmarkEnd w:id="94"/>
          </w:p>
          <w:p w14:paraId="7E37B6FC" w:rsidR="0041006C">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240" w:lineRule="atLeast"/>
              <w:ind w:right="144"/>
              <w:jc w:val="both"/>
              <w:rPr>
                <w:rFonts w:ascii="Arial" w:hAnsi="Arial" w:cs="Arial"/>
                <w:sz w:val="20"/>
                <w:szCs w:val="20"/>
              </w:rPr>
            </w:pPr>
            <w:bookmarkStart w:id="95" w:name="BM_01M4DQ49NZ5HJKWKQ8ZF1GXSS0"/>
            <w:bookmarkEnd w:id="95"/>
          </w:p>
          <w:p w14:paraId="3A73D5C3" w:rsidR="0041006C">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240" w:lineRule="atLeast"/>
              <w:ind w:right="144"/>
              <w:jc w:val="both"/>
              <w:rPr>
                <w:rFonts w:ascii="Arial" w:hAnsi="Arial" w:cs="Arial"/>
                <w:sz w:val="20"/>
                <w:szCs w:val="20"/>
              </w:rPr>
            </w:pPr>
            <w:bookmarkStart w:id="96" w:name="BM_01M4DQ49NZ2HKYT593B1HA0FRJ"/>
            <w:r>
              <w:rPr>
                <w:rFonts w:ascii="Arial" w:hAnsi="Arial" w:cs="Arial"/>
                <w:sz w:val="20"/>
                <w:szCs w:val="20"/>
              </w:rPr>
              <w:t>Position:………………..……………..…..</w:t>
            </w:r>
            <w:bookmarkEnd w:id="96"/>
          </w:p>
          <w:p w14:paraId="08DC6931" w:rsidR="0041006C">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240" w:lineRule="atLeast"/>
              <w:ind w:right="144"/>
              <w:jc w:val="both"/>
              <w:rPr>
                <w:rFonts w:ascii="Arial" w:hAnsi="Arial" w:cs="Arial"/>
                <w:sz w:val="20"/>
                <w:szCs w:val="20"/>
              </w:rPr>
            </w:pPr>
            <w:bookmarkStart w:id="97" w:name="BM_01M4DQ49NZY4WWWKQ1VS29Z2SV"/>
            <w:bookmarkEnd w:id="97"/>
          </w:p>
          <w:p w14:paraId="0ABC3DFE" w:rsidR="0041006C">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240" w:lineRule="atLeast"/>
              <w:ind w:right="144"/>
              <w:jc w:val="both"/>
              <w:rPr>
                <w:rFonts w:ascii="Arial" w:hAnsi="Arial" w:cs="Arial"/>
                <w:sz w:val="20"/>
                <w:szCs w:val="20"/>
              </w:rPr>
            </w:pPr>
            <w:bookmarkStart w:id="98" w:name="BM_01M4DQ49NZ7Q1FARF9CM9VSMWK"/>
            <w:r>
              <w:rPr>
                <w:rFonts w:ascii="Arial" w:hAnsi="Arial" w:cs="Arial"/>
                <w:sz w:val="20"/>
                <w:szCs w:val="20"/>
              </w:rPr>
              <w:t>Date…………………………………….….</w:t>
            </w:r>
            <w:bookmarkEnd w:id="98"/>
          </w:p>
        </w:tc>
      </w:tr>
      <w:tr w:rsidR="0041006C" w14:paraId="2CBE3E44" w14:textId="77777777" w:rsidTr="00701A85">
        <w:tc>
          <w:tcPr>
            <w:tcW w:w="4822" w:type="dxa"/>
          </w:tcPr>
          <w:p w14:paraId="6F89919C" w:rsidR="0041006C">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240" w:lineRule="atLeast"/>
              <w:ind w:right="144"/>
              <w:jc w:val="both"/>
              <w:rPr>
                <w:rFonts w:ascii="Arial" w:hAnsi="Arial" w:cs="Arial"/>
                <w:sz w:val="20"/>
                <w:szCs w:val="20"/>
              </w:rPr>
            </w:pPr>
            <w:bookmarkStart w:id="99" w:name="BM_01M4DQ49NZJT5XQRQ4V853Y1JM"/>
            <w:bookmarkEnd w:id="99"/>
          </w:p>
        </w:tc>
        <w:tc>
          <w:tcPr>
            <w:tcW w:w="4822" w:type="dxa"/>
          </w:tcPr>
          <w:p w14:paraId="0BA3FA19" w:rsidR="0041006C">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240" w:lineRule="atLeast"/>
              <w:ind w:right="144"/>
              <w:jc w:val="both"/>
              <w:rPr>
                <w:rFonts w:ascii="Arial" w:hAnsi="Arial" w:cs="Arial"/>
                <w:sz w:val="20"/>
                <w:szCs w:val="20"/>
              </w:rPr>
            </w:pPr>
            <w:bookmarkStart w:id="100" w:name="BM_01M4DQ49NZE955CG2PRY4K2K55"/>
            <w:bookmarkEnd w:id="100"/>
          </w:p>
        </w:tc>
      </w:tr>
    </w:tbl>
    <w:p w14:paraId="19677E7D" w:rsidR="0041006C">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240" w:lineRule="atLeast"/>
        <w:ind w:right="144"/>
        <w:jc w:val="both"/>
      </w:pPr>
      <w:bookmarkStart w:id="101" w:name="BM_01M4DQ49NZ4AGB1ANG2GKWCP9J"/>
      <w:bookmarkEnd w:id="101"/>
    </w:p>
    <w:p w14:paraId="326C3556" w:rsidR="0041006C">
      <w:pPr>
        <w:rPr>
          <w:rFonts w:ascii="Arial" w:hAnsi="Arial" w:cs="Arial"/>
          <w:b/>
          <w:sz w:val="22"/>
          <w:szCs w:val="22"/>
        </w:rPr>
      </w:pPr>
      <w:bookmarkStart w:id="102" w:name="BM_01M4DQ49P0D10FHWWVXC04868A"/>
      <w:bookmarkEnd w:id="102"/>
    </w:p>
    <w:p w14:paraId="7C46F95B" w:rsidR="0081625F">
      <w:pPr>
        <w:snapToGrid w:val="0"/>
        <w:ind w:left="720"/>
        <w:rPr>
          <w:rFonts w:ascii="Arial" w:hAnsi="Arial" w:cs="Arial"/>
          <w:b/>
          <w:sz w:val="22"/>
          <w:szCs w:val="22"/>
        </w:rPr>
      </w:pPr>
      <w:bookmarkStart w:id="103" w:name="BM_01M4DQ49P0YBQ7ND48T9WC8T7T"/>
      <w:bookmarkEnd w:id="103"/>
    </w:p>
    <w:p w14:paraId="49D92573" w:rsidR="007420FA">
      <w:pPr>
        <w:jc w:val="center"/>
        <w:rPr>
          <w:rFonts w:ascii="Arial" w:hAnsi="Arial" w:cs="Arial"/>
          <w:b/>
          <w:sz w:val="22"/>
          <w:szCs w:val="22"/>
        </w:rPr>
      </w:pPr>
      <w:bookmarkStart w:id="104" w:name="BM_01M4DQ49P09J1BBZPNEQBTN3V8"/>
      <w:bookmarkEnd w:id="104"/>
    </w:p>
    <w:p w14:paraId="2A7E7D54" w:rsidR="007420FA">
      <w:pPr>
        <w:jc w:val="center"/>
        <w:rPr>
          <w:rFonts w:ascii="Arial" w:hAnsi="Arial" w:cs="Arial"/>
          <w:b/>
          <w:sz w:val="22"/>
          <w:szCs w:val="22"/>
        </w:rPr>
      </w:pPr>
      <w:bookmarkStart w:id="105" w:name="BM_01M4DQ49P0YDR6NXSDWHP433HG"/>
      <w:bookmarkEnd w:id="105"/>
    </w:p>
    <w:p w14:paraId="519ABD1B" w:rsidR="00847525">
      <w:pPr>
        <w:jc w:val="center"/>
        <w:rPr>
          <w:rFonts w:ascii="Arial" w:hAnsi="Arial" w:cs="Arial"/>
          <w:b/>
          <w:sz w:val="22"/>
          <w:szCs w:val="22"/>
        </w:rPr>
      </w:pPr>
      <w:bookmarkStart w:id="106" w:name="BM_01M4DQ49P0YMC2JN7KV57H5CSC"/>
      <w:r>
        <w:rPr>
          <w:b/>
          <w:rFonts w:ascii="Arial" w:hAnsi="Arial" w:cs="Arial"/>
          <w:sz w:val="22"/>
          <w:szCs w:val="22"/>
        </w:rPr>
        <w:t xml:space="preserve">Schedule 1</w:t>
      </w:r>
      <w:bookmarkEnd w:id="106"/>
    </w:p>
    <w:p w14:paraId="38559A7D" w:rsidR="00E4094D">
      <w:pPr>
        <w:jc w:val="center"/>
        <w:rPr>
          <w:rFonts w:ascii="Arial" w:hAnsi="Arial" w:cs="Arial"/>
          <w:b/>
          <w:sz w:val="22"/>
          <w:szCs w:val="22"/>
        </w:rPr>
      </w:pPr>
      <w:bookmarkStart w:id="107" w:name="BM_01M4DQ49P0B83A0N7WWQYYPY5T"/>
      <w:bookmarkEnd w:id="107"/>
    </w:p>
    <w:tbl>
      <w:tblPr>
        <w:tblStyle w:val="TableGrid"/>
        <w:tblW w:w="9000" w:type="dxa"/>
      </w:tblPr>
      <w:tblGrid>
        <w:gridCol w:w="2700"/>
        <w:gridCol w:w="6300"/>
      </w:tblGrid>
      <w:tr>
        <w:tc>
          <w:tcPr>
            <w:tcW w:w="2700" w:type="dxa"/>
          </w:tcPr>
          <w:p w14:paraId="7E37B6FD">
            <w:bookmarkStart w:id="108" w:name="BM_01M4DQ49P0TRBS0TXR5MS6R6C1"/>
            <w:r>
              <w:rPr>
                <w:b/>
                <w:rFonts w:ascii="Arial" w:hAnsi="Arial" w:cs="Arial"/>
                <w:sz w:val="20"/>
                <w:szCs w:val="20"/>
              </w:rPr>
              <w:t>Scope</w:t>
            </w:r>
            <w:bookmarkEnd w:id="108"/>
          </w:p>
        </w:tc>
        <w:tc>
          <w:tcPr>
            <w:tcW w:w="6300" w:type="dxa"/>
          </w:tcPr>
          <w:p w14:paraId="7E37B6FE">
            <w:bookmarkStart w:id="109" w:name="BM_01M4DQ49P0KMD52NSMZ8XESH7H"/>
            <w:r>
              <w:rPr>
                <w:rFonts w:ascii="Arial" w:hAnsi="Arial" w:cs="Arial"/>
                <w:sz w:val="20"/>
                <w:szCs w:val="20"/>
                <w:highlight w:val="green"/>
              </w:rPr>
              <w:t xml:space="preserve">{{Goods And Services Description}}</w:t>
            </w:r>
            <w:bookmarkEnd w:id="109"/>
          </w:p>
        </w:tc>
      </w:tr>
      <w:tr>
        <w:tc>
          <w:tcPr>
            <w:tcW w:w="2700" w:type="dxa"/>
          </w:tcPr>
          <w:p w14:paraId="7E37B6FF">
            <w:bookmarkStart w:id="110" w:name="BM_01M4DQ49P0PVDGS2SDC31XY10F"/>
            <w:r>
              <w:rPr>
                <w:b/>
                <w:rFonts w:ascii="Arial" w:hAnsi="Arial" w:cs="Arial"/>
                <w:sz w:val="20"/>
                <w:szCs w:val="20"/>
              </w:rPr>
              <w:t xml:space="preserve">Estimated volume</w:t>
            </w:r>
            <w:bookmarkEnd w:id="110"/>
          </w:p>
        </w:tc>
        <w:tc>
          <w:tcPr>
            <w:tcW w:w="6300" w:type="dxa"/>
          </w:tcPr>
          <w:p w14:paraId="7E37B700">
            <w:bookmarkStart w:id="111" w:name="BM_01M4DQ49P1MR3658HZ21F35N3T"/>
            <w:r>
              <w:rPr>
                <w:rFonts w:ascii="Arial" w:hAnsi="Arial" w:cs="Arial"/>
                <w:sz w:val="20"/>
                <w:szCs w:val="20"/>
                <w:highlight w:val="green"/>
              </w:rPr>
              <w:t xml:space="preserve">{{Estimated Volume}}</w:t>
            </w:r>
            <w:bookmarkEnd w:id="111"/>
          </w:p>
        </w:tc>
      </w:tr>
      <w:tr>
        <w:tc>
          <w:tcPr>
            <w:tcW w:w="2700" w:type="dxa"/>
          </w:tcPr>
          <w:p w14:paraId="7E37B701">
            <w:bookmarkStart w:id="112" w:name="BM_01M4DQ49P1VRN67RYH7SYR0Y65"/>
            <w:r>
              <w:rPr>
                <w:b/>
                <w:rFonts w:ascii="Arial" w:hAnsi="Arial" w:cs="Arial"/>
                <w:sz w:val="20"/>
                <w:szCs w:val="20"/>
              </w:rPr>
              <w:t xml:space="preserve">Price and currency</w:t>
            </w:r>
            <w:bookmarkEnd w:id="112"/>
          </w:p>
        </w:tc>
        <w:tc>
          <w:tcPr>
            <w:tcW w:w="6300" w:type="dxa"/>
          </w:tcPr>
          <w:p w14:paraId="7E37B702">
            <w:bookmarkStart w:id="113" w:name="BM_01M4DQ49P13BN46TC3YRA2EJ2H"/>
            <w:r>
              <w:rPr>
                <w:rFonts w:ascii="Arial" w:hAnsi="Arial" w:cs="Arial"/>
                <w:sz w:val="20"/>
                <w:szCs w:val="20"/>
                <w:highlight w:val="green"/>
              </w:rPr>
              <w:t xml:space="preserve">{{Price Schedule}}</w:t>
            </w:r>
            <w:bookmarkEnd w:id="113"/>
          </w:p>
        </w:tc>
      </w:tr>
      <w:tr>
        <w:tc>
          <w:tcPr>
            <w:tcW w:w="2700" w:type="dxa"/>
          </w:tcPr>
          <w:p w14:paraId="7E37B703">
            <w:bookmarkStart w:id="114" w:name="BM_01M4DQ49P1MMH8FV3MD87KX3B5"/>
            <w:r>
              <w:rPr>
                <w:b/>
                <w:rFonts w:ascii="Arial" w:hAnsi="Arial" w:cs="Arial"/>
                <w:sz w:val="20"/>
                <w:szCs w:val="20"/>
              </w:rPr>
              <w:t xml:space="preserve">Delivery or service locations</w:t>
            </w:r>
            <w:bookmarkEnd w:id="114"/>
          </w:p>
        </w:tc>
        <w:tc>
          <w:tcPr>
            <w:tcW w:w="6300" w:type="dxa"/>
          </w:tcPr>
          <w:p w14:paraId="7E37B704">
            <w:bookmarkStart w:id="115" w:name="BM_01M4DQ49P1YQ6T3ZYA58K3B34N"/>
            <w:r>
              <w:rPr>
                <w:rFonts w:ascii="Arial" w:hAnsi="Arial" w:cs="Arial"/>
                <w:sz w:val="20"/>
                <w:szCs w:val="20"/>
                <w:highlight w:val="green"/>
              </w:rPr>
              <w:t xml:space="preserve">{{Delivery Or Service Locations}}</w:t>
            </w:r>
            <w:bookmarkEnd w:id="115"/>
          </w:p>
        </w:tc>
      </w:tr>
      <w:tr>
        <w:tc>
          <w:tcPr>
            <w:tcW w:w="2700" w:type="dxa"/>
          </w:tcPr>
          <w:p w14:paraId="7E37B705">
            <w:bookmarkStart w:id="116" w:name="BM_01M4DQ49P1WH57F2FZYMPBXR1R"/>
            <w:r>
              <w:rPr>
                <w:b/>
                <w:rFonts w:ascii="Arial" w:hAnsi="Arial" w:cs="Arial"/>
                <w:sz w:val="20"/>
                <w:szCs w:val="20"/>
              </w:rPr>
              <w:t xml:space="preserve">Milestones or delivery dates</w:t>
            </w:r>
            <w:bookmarkEnd w:id="116"/>
          </w:p>
        </w:tc>
        <w:tc>
          <w:tcPr>
            <w:tcW w:w="6300" w:type="dxa"/>
          </w:tcPr>
          <w:p w14:paraId="7E37B706">
            <w:bookmarkStart w:id="117" w:name="BM_01M4DQ49P1998RGEVJQHZRFCF1"/>
            <w:r>
              <w:rPr>
                <w:rFonts w:ascii="Arial" w:hAnsi="Arial" w:cs="Arial"/>
                <w:sz w:val="20"/>
                <w:szCs w:val="20"/>
                <w:highlight w:val="green"/>
              </w:rPr>
              <w:t xml:space="preserve">{{Milestones Or Delivery Dates}}</w:t>
            </w:r>
            <w:bookmarkEnd w:id="117"/>
          </w:p>
        </w:tc>
      </w:tr>
      <w:tr>
        <w:tc>
          <w:tcPr>
            <w:tcW w:w="2700" w:type="dxa"/>
          </w:tcPr>
          <w:p w14:paraId="7E37B707">
            <w:bookmarkStart w:id="118" w:name="BM_01M4DQ49P1VNDMR5YK800MAWNY"/>
            <w:r>
              <w:rPr>
                <w:b/>
                <w:rFonts w:ascii="Arial" w:hAnsi="Arial" w:cs="Arial"/>
                <w:sz w:val="20"/>
                <w:szCs w:val="20"/>
              </w:rPr>
              <w:t xml:space="preserve">VAT treatment</w:t>
            </w:r>
            <w:bookmarkEnd w:id="118"/>
          </w:p>
        </w:tc>
        <w:tc>
          <w:tcPr>
            <w:tcW w:w="6300" w:type="dxa"/>
          </w:tcPr>
          <w:p w14:paraId="7E37B708">
            <w:bookmarkStart w:id="119" w:name="BM_01M4DQ49P16QBZV3PTQ6JWPFHY"/>
            <w:r>
              <w:rPr>
                <w:rFonts w:ascii="Arial" w:hAnsi="Arial" w:cs="Arial"/>
                <w:sz w:val="20"/>
                <w:szCs w:val="20"/>
                <w:highlight w:val="green"/>
              </w:rPr>
              <w:t xml:space="preserve">{{VAT Treatment}}</w:t>
            </w:r>
            <w:bookmarkEnd w:id="119"/>
          </w:p>
        </w:tc>
      </w:tr>
    </w:tbl>
    <w:p w14:paraId="59977AAC" w:rsidR="002833D0">
      <w:bookmarkStart w:id="120" w:name="BM_01M4DQ49P25G3BEZQD2MGFHR1V"/>
      <w:bookmarkEnd w:id="120"/>
    </w:p>
    <w:p w14:paraId="2349F7A5" w:rsidR="00A81AA8">
      <w:bookmarkStart w:id="121" w:name="BM_01M4DQ49PD20QFXTQDPHPPX28C"/>
      <w:r>
        <w:br w:type="page"/>
      </w:r>
      <w:bookmarkEnd w:id="121"/>
    </w:p>
    <w:sectPr w:rsidR="00E545D2" w:rsidRPr="00A81AA8" w:rsidSect="00305DE5">
      <w:footerReference w:type="default" r:id="rId13"/>
      <w:headerReference w:type="default" r:id="rId16"/>
      <w:pgSz w:w="12240" w:h="15840"/>
      <w:pgMar w:top="720" w:right="726" w:bottom="450" w:left="11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5BBF9FE" w:rsidR="00B91EE9">
      <w:r>
        <w:separator/>
      </w:r>
    </w:p>
  </w:endnote>
  <w:endnote w:type="continuationSeparator" w:id="0">
    <w:p w14:paraId="579B4585" w:rsidR="00B91EE9">
      <w:r>
        <w:continuationSeparator/>
      </w:r>
    </w:p>
  </w:endnote>
  <w:endnote w:type="continuationNotice" w:id="1">
    <w:p w14:paraId="3A93D90C" w:rsidR="00B91EE9"/>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Tms Rmn">
    <w:panose1 w:val="02020603040505020304"/>
    <w:charset w:val="00"/>
    <w:family w:val="roman"/>
    <w:notTrueType/>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Times">
    <w:panose1 w:val="02020603050405020304"/>
    <w:charset w:val="00"/>
    <w:family w:val="roman"/>
    <w:pitch w:val="variable"/>
    <w:sig w:usb0="E0002EFF" w:usb1="C000785B" w:usb2="00000009" w:usb3="00000000" w:csb0="000001FF" w:csb1="00000000"/>
  </w:font>
  <w:font w:name="CG Times">
    <w:altName w:val="Times New Roman"/>
    <w:charset w:val="00"/>
    <w:family w:val="roman"/>
    <w:pitch w:val="variable"/>
    <w:sig w:usb0="00000003" w:usb1="00000000" w:usb2="00000000" w:usb3="00000000" w:csb0="00000001" w:csb1="00000000"/>
  </w:font>
  <w:font w:name="Helv 10pt">
    <w:altName w:val="Arial"/>
    <w:panose1 w:val="00000000000000000000"/>
    <w:charset w:val="00"/>
    <w:family w:val="swiss"/>
    <w:notTrueType/>
    <w:pitch w:val="default"/>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 w:name="Cambria">
    <w:panose1 w:val="02040503050406030204"/>
    <w:charset w:val="00"/>
    <w:family w:val="roman"/>
    <w:pitch w:val="variable"/>
    <w:sig w:usb0="E00006FF" w:usb1="420024FF" w:usb2="02000000" w:usb3="00000000" w:csb0="0000019F" w:csb1="00000000"/>
  </w:font>
  <w:font w:name="Segoe Script">
    <w:panose1 w:val="030B0504020000000003"/>
    <w:charset w:val="00"/>
    <w:family w:val="script"/>
    <w:pitch w:val="variable"/>
    <w:sig w:usb0="0000028F"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C98D0A" w:rsidR="00C2495E">
    <w:pPr>
      <w:pStyle w:val="Fuzeile"/>
    </w:pPr>
    <w:r>
      <w:rPr>
        <w:noProof/>
        <w:snapToGrid/>
      </w:rPr>
      <mc:AlternateContent>
        <mc:Choice Requires="wps">
          <w:drawing>
            <wp:anchor distT="0" distB="0" distL="114300" distR="114300" simplePos="0" relativeHeight="251657216" behindDoc="0" locked="0" layoutInCell="0" allowOverlap="1" wp14:anchorId="0C677F24" wp14:editId="5E0BB00A">
              <wp:simplePos x="0" y="0"/>
              <wp:positionH relativeFrom="page">
                <wp:posOffset>0</wp:posOffset>
              </wp:positionH>
              <wp:positionV relativeFrom="page">
                <wp:posOffset>9594215</wp:posOffset>
              </wp:positionV>
              <wp:extent cx="7772400" cy="273050"/>
              <wp:effectExtent l="0" t="0" r="0" b="12700"/>
              <wp:wrapNone/>
              <wp:docPr id="1" name="MSIPCMd0f44c5893208dd088cc7d4b" descr="{&quot;HashCode&quot;:1455167957,&quot;Height&quot;:792.0,&quot;Width&quot;:612.0,&quot;Placement&quot;:&quot;Footer&quot;,&quot;Index&quot;:&quot;Primary&quot;,&quot;Section&quot;:1,&quot;Top&quot;:0.0,&quot;Left&quot;:0.0}"/>
              <wp:cNvGraphicFramePr/>
              <a:graphic xmlns:a="http://schemas.openxmlformats.org/drawingml/2006/main">
                <a:graphicData uri="http://schemas.microsoft.com/office/word/2010/wordprocessingShape">
                  <wps:wsp>
                    <wps:cNvSpPr txBox="1"/>
                    <wps:spPr>
                      <a:xfrm>
                        <a:off x="0" y="0"/>
                        <a:ext cx="7772400" cy="273050"/>
                      </a:xfrm>
                      <a:prstGeom prst="rect">
                        <a:avLst/>
                      </a:prstGeom>
                      <a:noFill/>
                      <a:ln w="6350">
                        <a:noFill/>
                      </a:ln>
                      <a:extLst>
                        <a:ext uri="{91240B29-F687-4F45-9708-019B960494DF}">
                          <a14:hiddenLine xmlns:a14="http://schemas.microsoft.com/office/drawing/2010/main" w="6350">
                            <a:solidFill>
                              <a:prstClr val="black"/>
                            </a:solidFill>
                          </a14:hiddenLine>
                        </a:ext>
                      </a:extLst>
                    </wps:spPr>
                    <wps:txbx>
                      <w:txbxContent>
                        <w:p w14:paraId="018B7BCB" w14:textId="4992A5FC" w:rsidR="00C2495E" w:rsidRPr="00C2495E" w:rsidRDefault="00C2495E" w:rsidP="00C2495E">
                          <w:pPr>
                            <w:jc w:val="center"/>
                            <w:rPr>
                              <w:rFonts w:ascii="Calibri" w:hAnsi="Calibri" w:cs="Calibri"/>
                              <w:color w:val="000000"/>
                              <w:sz w:val="20"/>
                            </w:rPr>
                          </w:pPr>
                          <w:r w:rsidRPr="00C2495E">
                            <w:rPr>
                              <w:rFonts w:ascii="Calibri" w:hAnsi="Calibri" w:cs="Calibri"/>
                              <w:color w:val="000000"/>
                              <w:sz w:val="20"/>
                            </w:rPr>
                            <w:t>Classification - Internal</w:t>
                          </w:r>
                        </w:p>
                      </w:txbxContent>
                    </wps:txbx>
                    <wps:bodyPr rot="0" spcFirstLastPara="0" vertOverflow="overflow" horzOverflow="overflow" vert="horz" wrap="square" lIns="91440" tIns="0" rIns="91440" bIns="0" numCol="1" spcCol="0" rtlCol="0" fromWordArt="0" anchor="b" anchorCtr="0" forceAA="0" compatLnSpc="1">
                      <a:prstTxWarp prst="textNoShape">
                        <a:avLst/>
                      </a:prstTxWarp>
                      <a:noAutofit/>
                    </wps:bodyPr>
                  </wps:wsp>
                </a:graphicData>
              </a:graphic>
            </wp:anchor>
          </w:drawing>
        </mc:Choice>
        <mc:Fallback>
          <w:pict>
            <v:shapetype w14:anchorId="0C677F24" id="_x0000_t202" coordsize="21600,21600" o:spt="202" path="m,l,21600r21600,l21600,xe">
              <v:stroke joinstyle="miter"/>
              <v:path gradientshapeok="t" o:connecttype="rect"/>
            </v:shapetype>
            <v:shape id="MSIPCMd0f44c5893208dd088cc7d4b" o:spid="_x0000_s1026" type="#_x0000_t202" alt="{&quot;HashCode&quot;:1455167957,&quot;Height&quot;:792.0,&quot;Width&quot;:612.0,&quot;Placement&quot;:&quot;Footer&quot;,&quot;Index&quot;:&quot;Primary&quot;,&quot;Section&quot;:1,&quot;Top&quot;:0.0,&quot;Left&quot;:0.0}" style="position:absolute;left:0;text-align:left;margin-left:0;margin-top:755.45pt;width:612pt;height:21.5pt;z-index:251657216;visibility:visible;mso-wrap-style:square;mso-wrap-distance-left:9pt;mso-wrap-distance-top:0;mso-wrap-distance-right:9pt;mso-wrap-distance-bottom:0;mso-position-horizontal:absolute;mso-position-horizontal-relative:page;mso-position-vertical:absolute;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" o:allowincell="f" filled="f" stroked="f" strokeweight=".5pt">
              <v:textbox inset=",0,,0">
                <w:txbxContent>
                  <w:p w14:paraId="7E37B70B" w14:textId="4992A5FC" w:rsidR="00C2495E" w:rsidRPr="00C2495E" w:rsidRDefault="00C2495E" w:rsidP="00C2495E">
                    <w:pPr>
                      <w:jc w:val="center"/>
                      <w:rPr>
                        <w:rFonts w:ascii="Calibri" w:hAnsi="Calibri" w:cs="Calibri"/>
                        <w:color w:val="000000"/>
                        <w:sz w:val="20"/>
                      </w:rPr>
                    </w:pPr>
                    <w:r w:rsidRPr="00C2495E">
                      <w:rPr>
                        <w:rFonts w:ascii="Calibri" w:hAnsi="Calibri" w:cs="Calibri"/>
                        <w:color w:val="000000"/>
                        <w:sz w:val="20"/>
                      </w:rPr>
                      <w:t>Classification - Internal</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7B4DE68" w:rsidR="00B91EE9">
      <w:r>
        <w:separator/>
      </w:r>
    </w:p>
  </w:footnote>
  <w:footnote w:type="continuationSeparator" w:id="0">
    <w:p w14:paraId="6DBF8CC9" w:rsidR="00B91EE9">
      <w:r>
        <w:continuationSeparator/>
      </w:r>
    </w:p>
  </w:footnote>
  <w:footnote w:type="continuationNotice" w:id="1">
    <w:p w14:paraId="66CD7179" w:rsidR="00B91EE9"/>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14:paraId="7E37B70C">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FE"/>
    <w:multiLevelType w:val="singleLevel"/>
    <w:tmpl w:val="FFFFFFFF"/>
    <w:lvl w:ilvl="0">
      <w:numFmt w:val="decimal"/>
      <w:lvlText w:val="*"/>
      <w:lvlJc w:val="left"/>
    </w:lvl>
  </w:abstractNum>
  <w:abstractNum w:abstractNumId="1" w15:restartNumberingAfterBreak="0">
    <w:nsid w:val="0000004A"/>
    <w:multiLevelType w:val="multilevel"/>
    <w:tmpl w:val="6AB63E22"/>
    <w:name w:val="WDX-Numbering"/>
    <w:lvl w:ilvl="0">
      <w:start w:val="1"/>
      <w:numFmt w:val="decimal"/>
      <w:pStyle w:val="Level5"/>
      <w:lvlText w:val="%1."/>
      <w:lvlJc w:val="left"/>
      <w:pPr>
        <w:tabs>
          <w:tab w:val="num" w:pos="851"/>
        </w:tabs>
        <w:ind w:left="851" w:hanging="851"/>
      </w:pPr>
      <w:rPr>
        <w:rFonts w:ascii="Arial" w:hAnsi="Arial" w:hint="default"/>
        <w:spacing w:val="0"/>
      </w:rPr>
    </w:lvl>
    <w:lvl w:ilvl="1">
      <w:start w:val="1"/>
      <w:numFmt w:val="decimal"/>
      <w:pStyle w:val="Level6"/>
      <w:lvlText w:val="%1.%2"/>
      <w:lvlJc w:val="left"/>
      <w:pPr>
        <w:tabs>
          <w:tab w:val="num" w:pos="851"/>
        </w:tabs>
        <w:ind w:left="851" w:hanging="851"/>
      </w:pPr>
    </w:lvl>
    <w:lvl w:ilvl="2">
      <w:start w:val="1"/>
      <w:numFmt w:val="decimal"/>
      <w:pStyle w:val="Level3"/>
      <w:lvlText w:val="%1.%2.%3"/>
      <w:lvlJc w:val="left"/>
      <w:pPr>
        <w:tabs>
          <w:tab w:val="num" w:pos="1701"/>
        </w:tabs>
        <w:ind w:left="1701" w:hanging="850"/>
      </w:pPr>
    </w:lvl>
    <w:lvl w:ilvl="3">
      <w:start w:val="1"/>
      <w:numFmt w:val="lowerLetter"/>
      <w:pStyle w:val="Level4"/>
      <w:lvlText w:val="(%4)"/>
      <w:lvlJc w:val="left"/>
      <w:pPr>
        <w:tabs>
          <w:tab w:val="num" w:pos="2552"/>
        </w:tabs>
        <w:ind w:left="2552" w:hanging="851"/>
      </w:pPr>
    </w:lvl>
    <w:lvl w:ilvl="4">
      <w:start w:val="1"/>
      <w:numFmt w:val="lowerRoman"/>
      <w:pStyle w:val="Level5"/>
      <w:lvlText w:val="(%5)"/>
      <w:lvlJc w:val="left"/>
      <w:pPr>
        <w:tabs>
          <w:tab w:val="num" w:pos="3402"/>
        </w:tabs>
        <w:ind w:left="3402" w:hanging="850"/>
      </w:pPr>
    </w:lvl>
    <w:lvl w:ilvl="5">
      <w:start w:val="1"/>
      <w:numFmt w:val="decimal"/>
      <w:pStyle w:val="Level6"/>
      <w:lvlText w:val="(%6)"/>
      <w:lvlJc w:val="left"/>
      <w:pPr>
        <w:tabs>
          <w:tab w:val="num" w:pos="4253"/>
        </w:tabs>
        <w:ind w:left="4253" w:hanging="851"/>
      </w:pPr>
    </w:lvl>
    <w:lvl w:ilvl="6">
      <w:start w:val="1"/>
      <w:numFmt w:val="none"/>
      <w:lvlText w:val="(Not Defined)"/>
      <w:lvlJc w:val="left"/>
      <w:pPr>
        <w:tabs>
          <w:tab w:val="num" w:pos="3600"/>
        </w:tabs>
        <w:ind w:left="3240" w:hanging="1080"/>
      </w:pPr>
    </w:lvl>
    <w:lvl w:ilvl="7">
      <w:start w:val="1"/>
      <w:numFmt w:val="none"/>
      <w:lvlText w:val="(Not Defined)"/>
      <w:lvlJc w:val="left"/>
      <w:pPr>
        <w:tabs>
          <w:tab w:val="num" w:pos="3744"/>
        </w:tabs>
        <w:ind w:left="3744" w:hanging="1224"/>
      </w:pPr>
    </w:lvl>
    <w:lvl w:ilvl="8">
      <w:start w:val="1"/>
      <w:numFmt w:val="none"/>
      <w:lvlText w:val="(Not Defined)"/>
      <w:lvlJc w:val="left"/>
      <w:pPr>
        <w:tabs>
          <w:tab w:val="num" w:pos="4320"/>
        </w:tabs>
        <w:ind w:left="4320" w:hanging="1440"/>
      </w:pPr>
    </w:lvl>
  </w:abstractNum>
  <w:abstractNum w:abstractNumId="10" w15:restartNumberingAfterBreak="0">
    <w:nsid w:val="1D9D36F4"/>
    <w:multiLevelType w:val="singleLevel"/>
    <w:tmpl w:val="FFFFFFFF"/>
    <w:lvl w:ilvl="0">
      <w:start w:val="1"/>
      <w:numFmt w:val="bullet"/>
      <w:lvlText w:val=""/>
      <w:legacy w:legacy="1" w:legacySpace="0" w:legacyIndent="283"/>
      <w:lvlJc w:val="left"/>
      <w:pPr>
        <w:ind w:left="283" w:hanging="283"/>
      </w:pPr>
      <w:rPr>
        <w:rFonts w:ascii="Symbol" w:hAnsi="Symbol" w:hint="default"/>
      </w:rPr>
    </w:lvl>
  </w:abstractNum>
  <w:abstractNum w:abstractNumId="11" w15:restartNumberingAfterBreak="0">
    <w:nsid w:val="1DF877AA"/>
    <w:multiLevelType w:val="hybridMultilevel"/>
    <w:tmpl w:val="0516813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FF0714C"/>
    <w:multiLevelType w:val="multilevel"/>
    <w:tmpl w:val="A740F4E6"/>
    <w:lvl w:ilvl="0">
      <w:start w:val="1"/>
      <w:numFmt w:val="bullet"/>
      <w:lvlText w:val=""/>
      <w:lvlJc w:val="left"/>
      <w:pPr>
        <w:tabs>
          <w:tab w:val="num" w:pos="1134"/>
        </w:tabs>
        <w:ind w:left="1134" w:hanging="567"/>
      </w:pPr>
      <w:rPr>
        <w:rFonts w:ascii="Symbol" w:hAnsi="Symbol" w:hint="default"/>
        <w:b/>
        <w:i w:val="0"/>
        <w:sz w:val="20"/>
      </w:rPr>
    </w:lvl>
    <w:lvl w:ilvl="1">
      <w:start w:val="1"/>
      <w:numFmt w:val="decimal"/>
      <w:lvlText w:val="%1.%2."/>
      <w:lvlJc w:val="left"/>
      <w:pPr>
        <w:tabs>
          <w:tab w:val="num" w:pos="1134"/>
        </w:tabs>
        <w:ind w:left="1134" w:hanging="567"/>
      </w:pPr>
      <w:rPr>
        <w:rFonts w:ascii="Times New Roman" w:hAnsi="Times New Roman" w:hint="default"/>
        <w:sz w:val="20"/>
      </w:rPr>
    </w:lvl>
    <w:lvl w:ilvl="2">
      <w:start w:val="1"/>
      <w:numFmt w:val="lowerLetter"/>
      <w:lvlText w:val="(%3)"/>
      <w:lvlJc w:val="left"/>
      <w:pPr>
        <w:tabs>
          <w:tab w:val="num" w:pos="1701"/>
        </w:tabs>
        <w:ind w:left="1701" w:hanging="567"/>
      </w:pPr>
      <w:rPr>
        <w:rFonts w:ascii="Times New Roman" w:hAnsi="Times New Roman" w:hint="default"/>
        <w:b w:val="0"/>
        <w:i w:val="0"/>
        <w:sz w:val="20"/>
      </w:rPr>
    </w:lvl>
    <w:lvl w:ilvl="3">
      <w:start w:val="1"/>
      <w:numFmt w:val="lowerLetter"/>
      <w:lvlText w:val="(%4)"/>
      <w:lvlJc w:val="left"/>
      <w:pPr>
        <w:tabs>
          <w:tab w:val="num" w:pos="2268"/>
        </w:tabs>
        <w:ind w:left="2268" w:hanging="567"/>
      </w:pPr>
      <w:rPr>
        <w:rFonts w:hint="default"/>
      </w:rPr>
    </w:lvl>
    <w:lvl w:ilvl="4">
      <w:start w:val="1"/>
      <w:numFmt w:val="lowerRoman"/>
      <w:lvlText w:val="(%5)"/>
      <w:lvlJc w:val="left"/>
      <w:pPr>
        <w:tabs>
          <w:tab w:val="num" w:pos="2835"/>
        </w:tabs>
        <w:ind w:left="2835" w:hanging="567"/>
      </w:pPr>
      <w:rPr>
        <w:rFonts w:hint="default"/>
      </w:rPr>
    </w:lvl>
    <w:lvl w:ilvl="5">
      <w:start w:val="1"/>
      <w:numFmt w:val="decimal"/>
      <w:lvlText w:val="%1.%2.%3.%4.%5.%6."/>
      <w:lvlJc w:val="left"/>
      <w:pPr>
        <w:tabs>
          <w:tab w:val="num" w:pos="3807"/>
        </w:tabs>
        <w:ind w:left="3303" w:hanging="936"/>
      </w:pPr>
      <w:rPr>
        <w:rFonts w:hint="default"/>
      </w:rPr>
    </w:lvl>
    <w:lvl w:ilvl="6">
      <w:start w:val="1"/>
      <w:numFmt w:val="decimal"/>
      <w:lvlText w:val="%1.%2.%3.%4.%5.%6.%7."/>
      <w:lvlJc w:val="left"/>
      <w:pPr>
        <w:tabs>
          <w:tab w:val="num" w:pos="4167"/>
        </w:tabs>
        <w:ind w:left="3807" w:hanging="1080"/>
      </w:pPr>
      <w:rPr>
        <w:rFonts w:hint="default"/>
      </w:rPr>
    </w:lvl>
    <w:lvl w:ilvl="7">
      <w:start w:val="1"/>
      <w:numFmt w:val="decimal"/>
      <w:lvlText w:val="%1.%2.%3.%4.%5.%6.%7.%8."/>
      <w:lvlJc w:val="left"/>
      <w:pPr>
        <w:tabs>
          <w:tab w:val="num" w:pos="4887"/>
        </w:tabs>
        <w:ind w:left="4311" w:hanging="1224"/>
      </w:pPr>
      <w:rPr>
        <w:rFonts w:hint="default"/>
      </w:rPr>
    </w:lvl>
    <w:lvl w:ilvl="8">
      <w:start w:val="1"/>
      <w:numFmt w:val="decimal"/>
      <w:lvlText w:val="%1.%2.%3.%4.%5.%6.%7.%8.%9."/>
      <w:lvlJc w:val="left"/>
      <w:pPr>
        <w:tabs>
          <w:tab w:val="num" w:pos="5607"/>
        </w:tabs>
        <w:ind w:left="4887" w:hanging="1440"/>
      </w:pPr>
      <w:rPr>
        <w:rFonts w:hint="default"/>
      </w:rPr>
    </w:lvl>
  </w:abstractNum>
  <w:abstractNum w:abstractNumId="13" w15:restartNumberingAfterBreak="0">
    <w:nsid w:val="26D455FD"/>
    <w:multiLevelType w:val="hybridMultilevel"/>
    <w:tmpl w:val="BFCA435E"/>
    <w:lvl w:ilvl="0" w:tplc="04090017">
      <w:start w:val="1"/>
      <w:numFmt w:val="lowerLetter"/>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4" w15:restartNumberingAfterBreak="0">
    <w:nsid w:val="27F235DA"/>
    <w:multiLevelType w:val="hybridMultilevel"/>
    <w:tmpl w:val="EF0C3688"/>
    <w:lvl w:ilvl="0" w:tplc="320A0284">
      <w:numFmt w:val="bullet"/>
      <w:lvlText w:val="-"/>
      <w:lvlJc w:val="left"/>
      <w:pPr>
        <w:ind w:left="720" w:hanging="360"/>
      </w:pPr>
      <w:rPr>
        <w:rFonts w:ascii="Calibri" w:eastAsia="Calibri" w:hAnsi="Calibri"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5" w15:restartNumberingAfterBreak="0">
    <w:nsid w:val="29A2541D"/>
    <w:multiLevelType w:val="hybridMultilevel"/>
    <w:tmpl w:val="2A9E525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31432108"/>
    <w:multiLevelType w:val="hybridMultilevel"/>
    <w:tmpl w:val="EEC0ED4E"/>
    <w:lvl w:ilvl="0" w:tplc="04130011">
      <w:start w:val="1"/>
      <w:numFmt w:val="decimal"/>
      <w:lvlText w:val="%1)"/>
      <w:lvlJc w:val="left"/>
      <w:pPr>
        <w:tabs>
          <w:tab w:val="num" w:pos="644"/>
        </w:tabs>
        <w:ind w:left="644" w:hanging="360"/>
      </w:pPr>
      <w:rPr>
        <w:rFonts w:hint="default"/>
      </w:rPr>
    </w:lvl>
    <w:lvl w:ilvl="1" w:tplc="04130019" w:tentative="1">
      <w:start w:val="1"/>
      <w:numFmt w:val="lowerLetter"/>
      <w:lvlText w:val="%2."/>
      <w:lvlJc w:val="left"/>
      <w:pPr>
        <w:tabs>
          <w:tab w:val="num" w:pos="1440"/>
        </w:tabs>
        <w:ind w:left="1440" w:hanging="360"/>
      </w:pPr>
    </w:lvl>
    <w:lvl w:ilvl="2" w:tplc="0413001B" w:tentative="1">
      <w:start w:val="1"/>
      <w:numFmt w:val="lowerRoman"/>
      <w:lvlText w:val="%3."/>
      <w:lvlJc w:val="right"/>
      <w:pPr>
        <w:tabs>
          <w:tab w:val="num" w:pos="2160"/>
        </w:tabs>
        <w:ind w:left="2160" w:hanging="180"/>
      </w:pPr>
    </w:lvl>
    <w:lvl w:ilvl="3" w:tplc="0413000F" w:tentative="1">
      <w:start w:val="1"/>
      <w:numFmt w:val="decimal"/>
      <w:lvlText w:val="%4."/>
      <w:lvlJc w:val="left"/>
      <w:pPr>
        <w:tabs>
          <w:tab w:val="num" w:pos="2880"/>
        </w:tabs>
        <w:ind w:left="2880" w:hanging="360"/>
      </w:pPr>
    </w:lvl>
    <w:lvl w:ilvl="4" w:tplc="04130019" w:tentative="1">
      <w:start w:val="1"/>
      <w:numFmt w:val="lowerLetter"/>
      <w:lvlText w:val="%5."/>
      <w:lvlJc w:val="left"/>
      <w:pPr>
        <w:tabs>
          <w:tab w:val="num" w:pos="3600"/>
        </w:tabs>
        <w:ind w:left="3600" w:hanging="360"/>
      </w:pPr>
    </w:lvl>
    <w:lvl w:ilvl="5" w:tplc="0413001B" w:tentative="1">
      <w:start w:val="1"/>
      <w:numFmt w:val="lowerRoman"/>
      <w:lvlText w:val="%6."/>
      <w:lvlJc w:val="right"/>
      <w:pPr>
        <w:tabs>
          <w:tab w:val="num" w:pos="4320"/>
        </w:tabs>
        <w:ind w:left="4320" w:hanging="180"/>
      </w:pPr>
    </w:lvl>
    <w:lvl w:ilvl="6" w:tplc="0413000F" w:tentative="1">
      <w:start w:val="1"/>
      <w:numFmt w:val="decimal"/>
      <w:lvlText w:val="%7."/>
      <w:lvlJc w:val="left"/>
      <w:pPr>
        <w:tabs>
          <w:tab w:val="num" w:pos="5040"/>
        </w:tabs>
        <w:ind w:left="5040" w:hanging="360"/>
      </w:pPr>
    </w:lvl>
    <w:lvl w:ilvl="7" w:tplc="04130019" w:tentative="1">
      <w:start w:val="1"/>
      <w:numFmt w:val="lowerLetter"/>
      <w:lvlText w:val="%8."/>
      <w:lvlJc w:val="left"/>
      <w:pPr>
        <w:tabs>
          <w:tab w:val="num" w:pos="5760"/>
        </w:tabs>
        <w:ind w:left="5760" w:hanging="360"/>
      </w:pPr>
    </w:lvl>
    <w:lvl w:ilvl="8" w:tplc="0413001B" w:tentative="1">
      <w:start w:val="1"/>
      <w:numFmt w:val="lowerRoman"/>
      <w:lvlText w:val="%9."/>
      <w:lvlJc w:val="right"/>
      <w:pPr>
        <w:tabs>
          <w:tab w:val="num" w:pos="6480"/>
        </w:tabs>
        <w:ind w:left="6480" w:hanging="180"/>
      </w:pPr>
    </w:lvl>
  </w:abstractNum>
  <w:abstractNum w:abstractNumId="17" w15:restartNumberingAfterBreak="0">
    <w:nsid w:val="32C444EE"/>
    <w:multiLevelType w:val="hybridMultilevel"/>
    <w:tmpl w:val="30BAA446"/>
    <w:lvl w:ilvl="0" w:tplc="08090001">
      <w:start w:val="1"/>
      <w:numFmt w:val="bullet"/>
      <w:lvlText w:val=""/>
      <w:lvlJc w:val="left"/>
      <w:pPr>
        <w:ind w:left="754" w:hanging="360"/>
      </w:pPr>
      <w:rPr>
        <w:rFonts w:ascii="Symbol" w:hAnsi="Symbol" w:hint="default"/>
      </w:rPr>
    </w:lvl>
    <w:lvl w:ilvl="1" w:tplc="08090003" w:tentative="1">
      <w:start w:val="1"/>
      <w:numFmt w:val="bullet"/>
      <w:lvlText w:val="o"/>
      <w:lvlJc w:val="left"/>
      <w:pPr>
        <w:ind w:left="1474" w:hanging="360"/>
      </w:pPr>
      <w:rPr>
        <w:rFonts w:ascii="Courier New" w:hAnsi="Courier New" w:cs="Courier New" w:hint="default"/>
      </w:rPr>
    </w:lvl>
    <w:lvl w:ilvl="2" w:tplc="08090005" w:tentative="1">
      <w:start w:val="1"/>
      <w:numFmt w:val="bullet"/>
      <w:lvlText w:val=""/>
      <w:lvlJc w:val="left"/>
      <w:pPr>
        <w:ind w:left="2194" w:hanging="360"/>
      </w:pPr>
      <w:rPr>
        <w:rFonts w:ascii="Wingdings" w:hAnsi="Wingdings" w:hint="default"/>
      </w:rPr>
    </w:lvl>
    <w:lvl w:ilvl="3" w:tplc="08090001" w:tentative="1">
      <w:start w:val="1"/>
      <w:numFmt w:val="bullet"/>
      <w:lvlText w:val=""/>
      <w:lvlJc w:val="left"/>
      <w:pPr>
        <w:ind w:left="2914" w:hanging="360"/>
      </w:pPr>
      <w:rPr>
        <w:rFonts w:ascii="Symbol" w:hAnsi="Symbol" w:hint="default"/>
      </w:rPr>
    </w:lvl>
    <w:lvl w:ilvl="4" w:tplc="08090003" w:tentative="1">
      <w:start w:val="1"/>
      <w:numFmt w:val="bullet"/>
      <w:lvlText w:val="o"/>
      <w:lvlJc w:val="left"/>
      <w:pPr>
        <w:ind w:left="3634" w:hanging="360"/>
      </w:pPr>
      <w:rPr>
        <w:rFonts w:ascii="Courier New" w:hAnsi="Courier New" w:cs="Courier New" w:hint="default"/>
      </w:rPr>
    </w:lvl>
    <w:lvl w:ilvl="5" w:tplc="08090005" w:tentative="1">
      <w:start w:val="1"/>
      <w:numFmt w:val="bullet"/>
      <w:lvlText w:val=""/>
      <w:lvlJc w:val="left"/>
      <w:pPr>
        <w:ind w:left="4354" w:hanging="360"/>
      </w:pPr>
      <w:rPr>
        <w:rFonts w:ascii="Wingdings" w:hAnsi="Wingdings" w:hint="default"/>
      </w:rPr>
    </w:lvl>
    <w:lvl w:ilvl="6" w:tplc="08090001" w:tentative="1">
      <w:start w:val="1"/>
      <w:numFmt w:val="bullet"/>
      <w:lvlText w:val=""/>
      <w:lvlJc w:val="left"/>
      <w:pPr>
        <w:ind w:left="5074" w:hanging="360"/>
      </w:pPr>
      <w:rPr>
        <w:rFonts w:ascii="Symbol" w:hAnsi="Symbol" w:hint="default"/>
      </w:rPr>
    </w:lvl>
    <w:lvl w:ilvl="7" w:tplc="08090003" w:tentative="1">
      <w:start w:val="1"/>
      <w:numFmt w:val="bullet"/>
      <w:lvlText w:val="o"/>
      <w:lvlJc w:val="left"/>
      <w:pPr>
        <w:ind w:left="5794" w:hanging="360"/>
      </w:pPr>
      <w:rPr>
        <w:rFonts w:ascii="Courier New" w:hAnsi="Courier New" w:cs="Courier New" w:hint="default"/>
      </w:rPr>
    </w:lvl>
    <w:lvl w:ilvl="8" w:tplc="08090005" w:tentative="1">
      <w:start w:val="1"/>
      <w:numFmt w:val="bullet"/>
      <w:lvlText w:val=""/>
      <w:lvlJc w:val="left"/>
      <w:pPr>
        <w:ind w:left="6514" w:hanging="360"/>
      </w:pPr>
      <w:rPr>
        <w:rFonts w:ascii="Wingdings" w:hAnsi="Wingdings" w:hint="default"/>
      </w:rPr>
    </w:lvl>
  </w:abstractNum>
  <w:abstractNum w:abstractNumId="18" w15:restartNumberingAfterBreak="0">
    <w:nsid w:val="34473BBB"/>
    <w:multiLevelType w:val="multilevel"/>
    <w:tmpl w:val="7B502E40"/>
    <w:lvl w:ilvl="0">
      <w:start w:val="1"/>
      <w:numFmt w:val="bullet"/>
      <w:lvlText w:val=""/>
      <w:lvlPicBulletId w:val="0"/>
      <w:lvlJc w:val="left"/>
      <w:pPr>
        <w:tabs>
          <w:tab w:val="num" w:pos="720"/>
        </w:tabs>
        <w:ind w:left="720" w:hanging="360"/>
      </w:pPr>
      <w:rPr>
        <w:rFonts w:ascii="Symbol" w:hAnsi="Symbol" w:hint="default"/>
        <w:sz w:val="20"/>
      </w:rPr>
    </w:lvl>
    <w:lvl w:ilvl="1">
      <w:start w:val="1"/>
      <w:numFmt w:val="bullet"/>
      <w:lvlText w:val="o"/>
      <w:lvlPicBulletId w:val="1"/>
      <w:lvlJc w:val="left"/>
      <w:pPr>
        <w:tabs>
          <w:tab w:val="num" w:pos="1440"/>
        </w:tabs>
        <w:ind w:left="1440" w:hanging="360"/>
      </w:pPr>
      <w:rPr>
        <w:rFonts w:ascii="Courier New" w:hAnsi="Courier New" w:hint="default"/>
        <w:sz w:val="20"/>
      </w:rPr>
    </w:lvl>
    <w:lvl w:ilvl="2">
      <w:start w:val="1"/>
      <w:numFmt w:val="bullet"/>
      <w:lvlText w:val=""/>
      <w:lvlPicBulletId w:val="2"/>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4CF1628"/>
    <w:multiLevelType w:val="multilevel"/>
    <w:tmpl w:val="2C588866"/>
    <w:lvl w:ilvl="0">
      <w:start w:val="6"/>
      <w:numFmt w:val="decimal"/>
      <w:lvlText w:val="%1"/>
      <w:lvlJc w:val="left"/>
      <w:pPr>
        <w:tabs>
          <w:tab w:val="num" w:pos="405"/>
        </w:tabs>
        <w:ind w:left="405" w:hanging="405"/>
      </w:pPr>
      <w:rPr>
        <w:rFonts w:hint="default"/>
      </w:rPr>
    </w:lvl>
    <w:lvl w:ilvl="1">
      <w:start w:val="1"/>
      <w:numFmt w:val="decimal"/>
      <w:pStyle w:val="Style4"/>
      <w:lvlText w:val="2.%2"/>
      <w:lvlJc w:val="left"/>
      <w:pPr>
        <w:tabs>
          <w:tab w:val="num" w:pos="720"/>
        </w:tabs>
        <w:ind w:left="720" w:hanging="72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1080"/>
        </w:tabs>
        <w:ind w:left="1080" w:hanging="1080"/>
      </w:pPr>
      <w:rPr>
        <w:rFonts w:hint="default"/>
      </w:rPr>
    </w:lvl>
    <w:lvl w:ilvl="4">
      <w:start w:val="1"/>
      <w:numFmt w:val="decimal"/>
      <w:lvlText w:val="%1.%2.%3.%4.%5"/>
      <w:lvlJc w:val="left"/>
      <w:pPr>
        <w:tabs>
          <w:tab w:val="num" w:pos="1440"/>
        </w:tabs>
        <w:ind w:left="1440" w:hanging="1440"/>
      </w:pPr>
      <w:rPr>
        <w:rFonts w:hint="default"/>
      </w:rPr>
    </w:lvl>
    <w:lvl w:ilvl="5">
      <w:start w:val="1"/>
      <w:numFmt w:val="decimal"/>
      <w:lvlText w:val="%1.%2.%3.%4.%5.%6"/>
      <w:lvlJc w:val="left"/>
      <w:pPr>
        <w:tabs>
          <w:tab w:val="num" w:pos="1440"/>
        </w:tabs>
        <w:ind w:left="1440" w:hanging="1440"/>
      </w:pPr>
      <w:rPr>
        <w:rFonts w:hint="default"/>
      </w:rPr>
    </w:lvl>
    <w:lvl w:ilvl="6">
      <w:start w:val="1"/>
      <w:numFmt w:val="decimal"/>
      <w:lvlText w:val="%1.%2.%3.%4.%5.%6.%7"/>
      <w:lvlJc w:val="left"/>
      <w:pPr>
        <w:tabs>
          <w:tab w:val="num" w:pos="1800"/>
        </w:tabs>
        <w:ind w:left="1800" w:hanging="1800"/>
      </w:pPr>
      <w:rPr>
        <w:rFonts w:hint="default"/>
      </w:rPr>
    </w:lvl>
    <w:lvl w:ilvl="7">
      <w:start w:val="1"/>
      <w:numFmt w:val="decimal"/>
      <w:lvlText w:val="%1.%2.%3.%4.%5.%6.%7.%8"/>
      <w:lvlJc w:val="left"/>
      <w:pPr>
        <w:tabs>
          <w:tab w:val="num" w:pos="2160"/>
        </w:tabs>
        <w:ind w:left="2160" w:hanging="2160"/>
      </w:pPr>
      <w:rPr>
        <w:rFonts w:hint="default"/>
      </w:rPr>
    </w:lvl>
    <w:lvl w:ilvl="8">
      <w:start w:val="1"/>
      <w:numFmt w:val="decimal"/>
      <w:lvlText w:val="%1.%2.%3.%4.%5.%6.%7.%8.%9"/>
      <w:lvlJc w:val="left"/>
      <w:pPr>
        <w:tabs>
          <w:tab w:val="num" w:pos="2160"/>
        </w:tabs>
        <w:ind w:left="2160" w:hanging="2160"/>
      </w:pPr>
      <w:rPr>
        <w:rFonts w:hint="default"/>
      </w:rPr>
    </w:lvl>
  </w:abstractNum>
  <w:abstractNum w:abstractNumId="2" w15:restartNumberingAfterBreak="0">
    <w:nsid w:val="02EF4686"/>
    <w:multiLevelType w:val="hybridMultilevel"/>
    <w:tmpl w:val="8EF26F36"/>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0" w15:restartNumberingAfterBreak="0">
    <w:nsid w:val="37FB5732"/>
    <w:multiLevelType w:val="multilevel"/>
    <w:tmpl w:val="613E0F8E"/>
    <w:lvl w:ilvl="0">
      <w:start w:val="1"/>
      <w:numFmt w:val="decimal"/>
      <w:lvlText w:val="%1."/>
      <w:lvlJc w:val="left"/>
      <w:pPr>
        <w:tabs>
          <w:tab w:val="num" w:pos="567"/>
        </w:tabs>
        <w:ind w:left="567" w:hanging="567"/>
      </w:pPr>
      <w:rPr>
        <w:rFonts w:hint="default"/>
      </w:rPr>
    </w:lvl>
    <w:lvl w:ilvl="1">
      <w:start w:val="1"/>
      <w:numFmt w:val="decimal"/>
      <w:lvlText w:val="%1.%2."/>
      <w:lvlJc w:val="left"/>
      <w:pPr>
        <w:tabs>
          <w:tab w:val="num" w:pos="1134"/>
        </w:tabs>
        <w:ind w:left="1134" w:hanging="567"/>
      </w:pPr>
      <w:rPr>
        <w:rFonts w:hint="default"/>
        <w:b w:val="0"/>
      </w:rPr>
    </w:lvl>
    <w:lvl w:ilvl="2">
      <w:start w:val="1"/>
      <w:numFmt w:val="lowerLetter"/>
      <w:lvlText w:val="(%3)"/>
      <w:lvlJc w:val="left"/>
      <w:pPr>
        <w:tabs>
          <w:tab w:val="num" w:pos="1701"/>
        </w:tabs>
        <w:ind w:left="1701" w:hanging="567"/>
      </w:pPr>
      <w:rPr>
        <w:rFonts w:hint="default"/>
      </w:rPr>
    </w:lvl>
    <w:lvl w:ilvl="3">
      <w:start w:val="1"/>
      <w:numFmt w:val="lowerRoman"/>
      <w:lvlText w:val="(%4)"/>
      <w:lvlJc w:val="left"/>
      <w:pPr>
        <w:tabs>
          <w:tab w:val="num" w:pos="2268"/>
        </w:tabs>
        <w:ind w:left="2268" w:hanging="567"/>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21" w15:restartNumberingAfterBreak="0">
    <w:nsid w:val="3C74603E"/>
    <w:multiLevelType w:val="hybridMultilevel"/>
    <w:tmpl w:val="2DE63BE8"/>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22" w15:restartNumberingAfterBreak="0">
    <w:nsid w:val="3D3D14D1"/>
    <w:multiLevelType w:val="hybridMultilevel"/>
    <w:tmpl w:val="F210CF6C"/>
    <w:lvl w:ilvl="0" w:tplc="0809000F">
      <w:start w:val="1"/>
      <w:numFmt w:val="decimal"/>
      <w:lvlText w:val="%1."/>
      <w:lvlJc w:val="left"/>
      <w:pPr>
        <w:tabs>
          <w:tab w:val="num" w:pos="720"/>
        </w:tabs>
        <w:ind w:left="720" w:hanging="360"/>
      </w:pPr>
    </w:lvl>
    <w:lvl w:ilvl="1" w:tplc="08090019">
      <w:start w:val="1"/>
      <w:numFmt w:val="lowerLetter"/>
      <w:lvlText w:val="%2."/>
      <w:lvlJc w:val="left"/>
      <w:pPr>
        <w:tabs>
          <w:tab w:val="num" w:pos="1440"/>
        </w:tabs>
        <w:ind w:left="1440" w:hanging="360"/>
      </w:pPr>
    </w:lvl>
    <w:lvl w:ilvl="2" w:tplc="0809001B" w:tentative="1">
      <w:start w:val="1"/>
      <w:numFmt w:val="lowerRoman"/>
      <w:lvlText w:val="%3."/>
      <w:lvlJc w:val="right"/>
      <w:pPr>
        <w:tabs>
          <w:tab w:val="num" w:pos="2160"/>
        </w:tabs>
        <w:ind w:left="2160" w:hanging="180"/>
      </w:pPr>
    </w:lvl>
    <w:lvl w:ilvl="3" w:tplc="0809000F" w:tentative="1">
      <w:start w:val="1"/>
      <w:numFmt w:val="decimal"/>
      <w:lvlText w:val="%4."/>
      <w:lvlJc w:val="left"/>
      <w:pPr>
        <w:tabs>
          <w:tab w:val="num" w:pos="2880"/>
        </w:tabs>
        <w:ind w:left="2880" w:hanging="360"/>
      </w:pPr>
    </w:lvl>
    <w:lvl w:ilvl="4" w:tplc="08090019" w:tentative="1">
      <w:start w:val="1"/>
      <w:numFmt w:val="lowerLetter"/>
      <w:lvlText w:val="%5."/>
      <w:lvlJc w:val="left"/>
      <w:pPr>
        <w:tabs>
          <w:tab w:val="num" w:pos="3600"/>
        </w:tabs>
        <w:ind w:left="3600" w:hanging="360"/>
      </w:pPr>
    </w:lvl>
    <w:lvl w:ilvl="5" w:tplc="0809001B" w:tentative="1">
      <w:start w:val="1"/>
      <w:numFmt w:val="lowerRoman"/>
      <w:lvlText w:val="%6."/>
      <w:lvlJc w:val="right"/>
      <w:pPr>
        <w:tabs>
          <w:tab w:val="num" w:pos="4320"/>
        </w:tabs>
        <w:ind w:left="4320" w:hanging="180"/>
      </w:pPr>
    </w:lvl>
    <w:lvl w:ilvl="6" w:tplc="0809000F" w:tentative="1">
      <w:start w:val="1"/>
      <w:numFmt w:val="decimal"/>
      <w:lvlText w:val="%7."/>
      <w:lvlJc w:val="left"/>
      <w:pPr>
        <w:tabs>
          <w:tab w:val="num" w:pos="5040"/>
        </w:tabs>
        <w:ind w:left="5040" w:hanging="360"/>
      </w:pPr>
    </w:lvl>
    <w:lvl w:ilvl="7" w:tplc="08090019" w:tentative="1">
      <w:start w:val="1"/>
      <w:numFmt w:val="lowerLetter"/>
      <w:lvlText w:val="%8."/>
      <w:lvlJc w:val="left"/>
      <w:pPr>
        <w:tabs>
          <w:tab w:val="num" w:pos="5760"/>
        </w:tabs>
        <w:ind w:left="5760" w:hanging="360"/>
      </w:pPr>
    </w:lvl>
    <w:lvl w:ilvl="8" w:tplc="0809001B" w:tentative="1">
      <w:start w:val="1"/>
      <w:numFmt w:val="lowerRoman"/>
      <w:lvlText w:val="%9."/>
      <w:lvlJc w:val="right"/>
      <w:pPr>
        <w:tabs>
          <w:tab w:val="num" w:pos="6480"/>
        </w:tabs>
        <w:ind w:left="6480" w:hanging="180"/>
      </w:pPr>
    </w:lvl>
  </w:abstractNum>
  <w:abstractNum w:abstractNumId="23" w15:restartNumberingAfterBreak="0">
    <w:nsid w:val="3EB43D19"/>
    <w:multiLevelType w:val="singleLevel"/>
    <w:tmpl w:val="08090011"/>
    <w:lvl w:ilvl="0">
      <w:start w:val="1"/>
      <w:numFmt w:val="decimal"/>
      <w:pStyle w:val="StyleLevel2Bold"/>
      <w:lvlText w:val="%1)"/>
      <w:lvlJc w:val="left"/>
      <w:pPr>
        <w:tabs>
          <w:tab w:val="num" w:pos="360"/>
        </w:tabs>
        <w:ind w:left="360" w:hanging="360"/>
      </w:pPr>
      <w:rPr>
        <w:rFonts w:hint="default"/>
      </w:rPr>
    </w:lvl>
  </w:abstractNum>
  <w:abstractNum w:abstractNumId="24" w15:restartNumberingAfterBreak="0">
    <w:nsid w:val="3FCE0EDC"/>
    <w:multiLevelType w:val="hybridMultilevel"/>
    <w:tmpl w:val="43BCFBA8"/>
    <w:lvl w:ilvl="0" w:tplc="AE2A1A9E">
      <w:start w:val="1"/>
      <w:numFmt w:val="decimal"/>
      <w:lvlText w:val="%1)"/>
      <w:lvlJc w:val="left"/>
      <w:pPr>
        <w:tabs>
          <w:tab w:val="num" w:pos="720"/>
        </w:tabs>
        <w:ind w:left="720" w:hanging="360"/>
      </w:pPr>
      <w:rPr>
        <w:rFonts w:hint="default"/>
      </w:rPr>
    </w:lvl>
    <w:lvl w:ilvl="1" w:tplc="5EC06F46">
      <w:start w:val="1"/>
      <w:numFmt w:val="lowerLetter"/>
      <w:lvlText w:val="%2."/>
      <w:lvlJc w:val="left"/>
      <w:pPr>
        <w:tabs>
          <w:tab w:val="num" w:pos="1440"/>
        </w:tabs>
        <w:ind w:left="1440" w:hanging="360"/>
      </w:pPr>
    </w:lvl>
    <w:lvl w:ilvl="2" w:tplc="4358F714">
      <w:start w:val="1"/>
      <w:numFmt w:val="lowerRoman"/>
      <w:lvlText w:val="%3."/>
      <w:lvlJc w:val="right"/>
      <w:pPr>
        <w:tabs>
          <w:tab w:val="num" w:pos="2160"/>
        </w:tabs>
        <w:ind w:left="2160" w:hanging="180"/>
      </w:pPr>
    </w:lvl>
    <w:lvl w:ilvl="3" w:tplc="5C905FBE" w:tentative="1">
      <w:start w:val="1"/>
      <w:numFmt w:val="decimal"/>
      <w:lvlText w:val="%4."/>
      <w:lvlJc w:val="left"/>
      <w:pPr>
        <w:tabs>
          <w:tab w:val="num" w:pos="2880"/>
        </w:tabs>
        <w:ind w:left="2880" w:hanging="360"/>
      </w:pPr>
    </w:lvl>
    <w:lvl w:ilvl="4" w:tplc="4ED6E6DA" w:tentative="1">
      <w:start w:val="1"/>
      <w:numFmt w:val="lowerLetter"/>
      <w:lvlText w:val="%5."/>
      <w:lvlJc w:val="left"/>
      <w:pPr>
        <w:tabs>
          <w:tab w:val="num" w:pos="3600"/>
        </w:tabs>
        <w:ind w:left="3600" w:hanging="360"/>
      </w:pPr>
    </w:lvl>
    <w:lvl w:ilvl="5" w:tplc="C0D09CA0" w:tentative="1">
      <w:start w:val="1"/>
      <w:numFmt w:val="lowerRoman"/>
      <w:lvlText w:val="%6."/>
      <w:lvlJc w:val="right"/>
      <w:pPr>
        <w:tabs>
          <w:tab w:val="num" w:pos="4320"/>
        </w:tabs>
        <w:ind w:left="4320" w:hanging="180"/>
      </w:pPr>
    </w:lvl>
    <w:lvl w:ilvl="6" w:tplc="10E6C96C" w:tentative="1">
      <w:start w:val="1"/>
      <w:numFmt w:val="decimal"/>
      <w:lvlText w:val="%7."/>
      <w:lvlJc w:val="left"/>
      <w:pPr>
        <w:tabs>
          <w:tab w:val="num" w:pos="5040"/>
        </w:tabs>
        <w:ind w:left="5040" w:hanging="360"/>
      </w:pPr>
    </w:lvl>
    <w:lvl w:ilvl="7" w:tplc="AD4E17F2" w:tentative="1">
      <w:start w:val="1"/>
      <w:numFmt w:val="lowerLetter"/>
      <w:lvlText w:val="%8."/>
      <w:lvlJc w:val="left"/>
      <w:pPr>
        <w:tabs>
          <w:tab w:val="num" w:pos="5760"/>
        </w:tabs>
        <w:ind w:left="5760" w:hanging="360"/>
      </w:pPr>
    </w:lvl>
    <w:lvl w:ilvl="8" w:tplc="0FB2A1DA" w:tentative="1">
      <w:start w:val="1"/>
      <w:numFmt w:val="lowerRoman"/>
      <w:lvlText w:val="%9."/>
      <w:lvlJc w:val="right"/>
      <w:pPr>
        <w:tabs>
          <w:tab w:val="num" w:pos="6480"/>
        </w:tabs>
        <w:ind w:left="6480" w:hanging="180"/>
      </w:pPr>
    </w:lvl>
  </w:abstractNum>
  <w:abstractNum w:abstractNumId="25" w15:restartNumberingAfterBreak="0">
    <w:nsid w:val="45161843"/>
    <w:multiLevelType w:val="singleLevel"/>
    <w:tmpl w:val="1974CD5A"/>
    <w:lvl w:ilvl="0">
      <w:start w:val="1"/>
      <w:numFmt w:val="bullet"/>
      <w:pStyle w:val="NormalPolitesse"/>
      <w:lvlText w:val=""/>
      <w:lvlJc w:val="left"/>
      <w:pPr>
        <w:tabs>
          <w:tab w:val="num" w:pos="360"/>
        </w:tabs>
        <w:ind w:left="0" w:firstLine="0"/>
      </w:pPr>
      <w:rPr>
        <w:rFonts w:ascii="Wingdings" w:hAnsi="Wingdings" w:hint="default"/>
        <w:sz w:val="24"/>
      </w:rPr>
    </w:lvl>
  </w:abstractNum>
  <w:abstractNum w:abstractNumId="26" w15:restartNumberingAfterBreak="0">
    <w:nsid w:val="462B16E3"/>
    <w:multiLevelType w:val="singleLevel"/>
    <w:tmpl w:val="FFFFFFFF"/>
    <w:lvl w:ilvl="0">
      <w:start w:val="1"/>
      <w:numFmt w:val="bullet"/>
      <w:lvlText w:val=""/>
      <w:legacy w:legacy="1" w:legacySpace="0" w:legacyIndent="283"/>
      <w:lvlJc w:val="left"/>
      <w:pPr>
        <w:ind w:left="283" w:hanging="283"/>
      </w:pPr>
      <w:rPr>
        <w:rFonts w:ascii="Symbol" w:hAnsi="Symbol" w:hint="default"/>
      </w:rPr>
    </w:lvl>
  </w:abstractNum>
  <w:abstractNum w:abstractNumId="27" w15:restartNumberingAfterBreak="0">
    <w:nsid w:val="4AB8291D"/>
    <w:multiLevelType w:val="multilevel"/>
    <w:tmpl w:val="FE7A2BD6"/>
    <w:lvl w:ilvl="0">
      <w:start w:val="2"/>
      <w:numFmt w:val="decimal"/>
      <w:lvlText w:val="%1"/>
      <w:lvlJc w:val="left"/>
      <w:pPr>
        <w:tabs>
          <w:tab w:val="num" w:pos="570"/>
        </w:tabs>
        <w:ind w:left="570" w:hanging="570"/>
      </w:pPr>
      <w:rPr>
        <w:rFonts w:hint="default"/>
      </w:rPr>
    </w:lvl>
    <w:lvl w:ilvl="1">
      <w:start w:val="1"/>
      <w:numFmt w:val="decimal"/>
      <w:lvlText w:val="%1.%2"/>
      <w:lvlJc w:val="left"/>
      <w:pPr>
        <w:tabs>
          <w:tab w:val="num" w:pos="1137"/>
        </w:tabs>
        <w:ind w:left="1137" w:hanging="570"/>
      </w:pPr>
      <w:rPr>
        <w:rFonts w:hint="default"/>
      </w:rPr>
    </w:lvl>
    <w:lvl w:ilvl="2">
      <w:start w:val="1"/>
      <w:numFmt w:val="decimal"/>
      <w:lvlText w:val="%1.%2.%3"/>
      <w:lvlJc w:val="left"/>
      <w:pPr>
        <w:tabs>
          <w:tab w:val="num" w:pos="1854"/>
        </w:tabs>
        <w:ind w:left="1854" w:hanging="720"/>
      </w:pPr>
      <w:rPr>
        <w:rFonts w:hint="default"/>
      </w:rPr>
    </w:lvl>
    <w:lvl w:ilvl="3">
      <w:start w:val="1"/>
      <w:numFmt w:val="decimal"/>
      <w:lvlText w:val="%1.%2.%3.%4"/>
      <w:lvlJc w:val="left"/>
      <w:pPr>
        <w:tabs>
          <w:tab w:val="num" w:pos="2421"/>
        </w:tabs>
        <w:ind w:left="2421" w:hanging="720"/>
      </w:pPr>
      <w:rPr>
        <w:rFonts w:hint="default"/>
      </w:rPr>
    </w:lvl>
    <w:lvl w:ilvl="4">
      <w:start w:val="1"/>
      <w:numFmt w:val="decimal"/>
      <w:lvlText w:val="%1.%2.%3.%4.%5"/>
      <w:lvlJc w:val="left"/>
      <w:pPr>
        <w:tabs>
          <w:tab w:val="num" w:pos="3348"/>
        </w:tabs>
        <w:ind w:left="3348" w:hanging="1080"/>
      </w:pPr>
      <w:rPr>
        <w:rFonts w:hint="default"/>
      </w:rPr>
    </w:lvl>
    <w:lvl w:ilvl="5">
      <w:start w:val="1"/>
      <w:numFmt w:val="decimal"/>
      <w:lvlText w:val="%1.%2.%3.%4.%5.%6"/>
      <w:lvlJc w:val="left"/>
      <w:pPr>
        <w:tabs>
          <w:tab w:val="num" w:pos="3915"/>
        </w:tabs>
        <w:ind w:left="3915" w:hanging="1080"/>
      </w:pPr>
      <w:rPr>
        <w:rFonts w:hint="default"/>
      </w:rPr>
    </w:lvl>
    <w:lvl w:ilvl="6">
      <w:start w:val="1"/>
      <w:numFmt w:val="decimal"/>
      <w:lvlText w:val="%1.%2.%3.%4.%5.%6.%7"/>
      <w:lvlJc w:val="left"/>
      <w:pPr>
        <w:tabs>
          <w:tab w:val="num" w:pos="4842"/>
        </w:tabs>
        <w:ind w:left="4842" w:hanging="1440"/>
      </w:pPr>
      <w:rPr>
        <w:rFonts w:hint="default"/>
      </w:rPr>
    </w:lvl>
    <w:lvl w:ilvl="7">
      <w:start w:val="1"/>
      <w:numFmt w:val="decimal"/>
      <w:lvlText w:val="%1.%2.%3.%4.%5.%6.%7.%8"/>
      <w:lvlJc w:val="left"/>
      <w:pPr>
        <w:tabs>
          <w:tab w:val="num" w:pos="5409"/>
        </w:tabs>
        <w:ind w:left="5409" w:hanging="1440"/>
      </w:pPr>
      <w:rPr>
        <w:rFonts w:hint="default"/>
      </w:rPr>
    </w:lvl>
    <w:lvl w:ilvl="8">
      <w:start w:val="1"/>
      <w:numFmt w:val="decimal"/>
      <w:lvlText w:val="%1.%2.%3.%4.%5.%6.%7.%8.%9"/>
      <w:lvlJc w:val="left"/>
      <w:pPr>
        <w:tabs>
          <w:tab w:val="num" w:pos="6336"/>
        </w:tabs>
        <w:ind w:left="6336" w:hanging="1800"/>
      </w:pPr>
      <w:rPr>
        <w:rFonts w:hint="default"/>
      </w:rPr>
    </w:lvl>
  </w:abstractNum>
  <w:abstractNum w:abstractNumId="28" w15:restartNumberingAfterBreak="0">
    <w:nsid w:val="4C9E7F72"/>
    <w:multiLevelType w:val="multilevel"/>
    <w:tmpl w:val="36608B5C"/>
    <w:lvl w:ilvl="0">
      <w:start w:val="1"/>
      <w:numFmt w:val="bullet"/>
      <w:lvlText w:val=""/>
      <w:lvlJc w:val="left"/>
      <w:pPr>
        <w:tabs>
          <w:tab w:val="num" w:pos="1134"/>
        </w:tabs>
        <w:ind w:left="1134" w:hanging="567"/>
      </w:pPr>
      <w:rPr>
        <w:rFonts w:ascii="Symbol" w:hAnsi="Symbol" w:hint="default"/>
        <w:b/>
        <w:i w:val="0"/>
        <w:sz w:val="20"/>
      </w:rPr>
    </w:lvl>
    <w:lvl w:ilvl="1">
      <w:start w:val="1"/>
      <w:numFmt w:val="decimal"/>
      <w:lvlText w:val="%1.%2."/>
      <w:lvlJc w:val="left"/>
      <w:pPr>
        <w:tabs>
          <w:tab w:val="num" w:pos="1134"/>
        </w:tabs>
        <w:ind w:left="1134" w:hanging="567"/>
      </w:pPr>
      <w:rPr>
        <w:rFonts w:ascii="Times New Roman" w:hAnsi="Times New Roman" w:hint="default"/>
        <w:sz w:val="20"/>
      </w:rPr>
    </w:lvl>
    <w:lvl w:ilvl="2">
      <w:start w:val="1"/>
      <w:numFmt w:val="lowerLetter"/>
      <w:lvlText w:val="(%3)"/>
      <w:lvlJc w:val="left"/>
      <w:pPr>
        <w:tabs>
          <w:tab w:val="num" w:pos="1701"/>
        </w:tabs>
        <w:ind w:left="1701" w:hanging="567"/>
      </w:pPr>
      <w:rPr>
        <w:rFonts w:ascii="Times New Roman" w:hAnsi="Times New Roman" w:hint="default"/>
        <w:b w:val="0"/>
        <w:i w:val="0"/>
        <w:sz w:val="20"/>
      </w:rPr>
    </w:lvl>
    <w:lvl w:ilvl="3">
      <w:start w:val="1"/>
      <w:numFmt w:val="lowerLetter"/>
      <w:lvlText w:val="(%4)"/>
      <w:lvlJc w:val="left"/>
      <w:pPr>
        <w:tabs>
          <w:tab w:val="num" w:pos="2268"/>
        </w:tabs>
        <w:ind w:left="2268" w:hanging="567"/>
      </w:pPr>
      <w:rPr>
        <w:rFonts w:hint="default"/>
      </w:rPr>
    </w:lvl>
    <w:lvl w:ilvl="4">
      <w:start w:val="1"/>
      <w:numFmt w:val="lowerRoman"/>
      <w:lvlText w:val="(%5)"/>
      <w:lvlJc w:val="left"/>
      <w:pPr>
        <w:tabs>
          <w:tab w:val="num" w:pos="2835"/>
        </w:tabs>
        <w:ind w:left="2835" w:hanging="567"/>
      </w:pPr>
      <w:rPr>
        <w:rFonts w:hint="default"/>
      </w:rPr>
    </w:lvl>
    <w:lvl w:ilvl="5">
      <w:start w:val="1"/>
      <w:numFmt w:val="decimal"/>
      <w:lvlText w:val="%1.%2.%3.%4.%5.%6."/>
      <w:lvlJc w:val="left"/>
      <w:pPr>
        <w:tabs>
          <w:tab w:val="num" w:pos="3807"/>
        </w:tabs>
        <w:ind w:left="3303" w:hanging="936"/>
      </w:pPr>
      <w:rPr>
        <w:rFonts w:hint="default"/>
      </w:rPr>
    </w:lvl>
    <w:lvl w:ilvl="6">
      <w:start w:val="1"/>
      <w:numFmt w:val="decimal"/>
      <w:lvlText w:val="%1.%2.%3.%4.%5.%6.%7."/>
      <w:lvlJc w:val="left"/>
      <w:pPr>
        <w:tabs>
          <w:tab w:val="num" w:pos="4167"/>
        </w:tabs>
        <w:ind w:left="3807" w:hanging="1080"/>
      </w:pPr>
      <w:rPr>
        <w:rFonts w:hint="default"/>
      </w:rPr>
    </w:lvl>
    <w:lvl w:ilvl="7">
      <w:start w:val="1"/>
      <w:numFmt w:val="decimal"/>
      <w:lvlText w:val="%1.%2.%3.%4.%5.%6.%7.%8."/>
      <w:lvlJc w:val="left"/>
      <w:pPr>
        <w:tabs>
          <w:tab w:val="num" w:pos="4887"/>
        </w:tabs>
        <w:ind w:left="4311" w:hanging="1224"/>
      </w:pPr>
      <w:rPr>
        <w:rFonts w:hint="default"/>
      </w:rPr>
    </w:lvl>
    <w:lvl w:ilvl="8">
      <w:start w:val="1"/>
      <w:numFmt w:val="decimal"/>
      <w:lvlText w:val="%1.%2.%3.%4.%5.%6.%7.%8.%9."/>
      <w:lvlJc w:val="left"/>
      <w:pPr>
        <w:tabs>
          <w:tab w:val="num" w:pos="5607"/>
        </w:tabs>
        <w:ind w:left="4887" w:hanging="1440"/>
      </w:pPr>
      <w:rPr>
        <w:rFonts w:hint="default"/>
      </w:rPr>
    </w:lvl>
  </w:abstractNum>
  <w:abstractNum w:abstractNumId="29" w15:restartNumberingAfterBreak="0">
    <w:nsid w:val="52445313"/>
    <w:multiLevelType w:val="hybridMultilevel"/>
    <w:tmpl w:val="0CFEEE78"/>
    <w:lvl w:ilvl="0" w:tplc="AF5E4D84">
      <w:start w:val="1"/>
      <w:numFmt w:val="bullet"/>
      <w:lvlText w:val=""/>
      <w:lvlJc w:val="left"/>
      <w:pPr>
        <w:ind w:left="720" w:hanging="360"/>
      </w:pPr>
      <w:rPr>
        <w:rFonts w:ascii="Symbol" w:hAnsi="Symbol" w:hint="default"/>
      </w:rPr>
    </w:lvl>
    <w:lvl w:ilvl="1" w:tplc="4D286F12">
      <w:start w:val="1"/>
      <w:numFmt w:val="bullet"/>
      <w:lvlText w:val="o"/>
      <w:lvlJc w:val="left"/>
      <w:pPr>
        <w:ind w:left="1440" w:hanging="360"/>
      </w:pPr>
      <w:rPr>
        <w:rFonts w:ascii="Courier New" w:hAnsi="Courier New" w:cs="Courier New" w:hint="default"/>
      </w:rPr>
    </w:lvl>
    <w:lvl w:ilvl="2" w:tplc="843EA7DA" w:tentative="1">
      <w:start w:val="1"/>
      <w:numFmt w:val="bullet"/>
      <w:lvlText w:val=""/>
      <w:lvlJc w:val="left"/>
      <w:pPr>
        <w:ind w:left="2160" w:hanging="360"/>
      </w:pPr>
      <w:rPr>
        <w:rFonts w:ascii="Wingdings" w:hAnsi="Wingdings" w:hint="default"/>
      </w:rPr>
    </w:lvl>
    <w:lvl w:ilvl="3" w:tplc="0220075C" w:tentative="1">
      <w:start w:val="1"/>
      <w:numFmt w:val="bullet"/>
      <w:lvlText w:val=""/>
      <w:lvlJc w:val="left"/>
      <w:pPr>
        <w:ind w:left="2880" w:hanging="360"/>
      </w:pPr>
      <w:rPr>
        <w:rFonts w:ascii="Symbol" w:hAnsi="Symbol" w:hint="default"/>
      </w:rPr>
    </w:lvl>
    <w:lvl w:ilvl="4" w:tplc="D366AB78" w:tentative="1">
      <w:start w:val="1"/>
      <w:numFmt w:val="bullet"/>
      <w:lvlText w:val="o"/>
      <w:lvlJc w:val="left"/>
      <w:pPr>
        <w:ind w:left="3600" w:hanging="360"/>
      </w:pPr>
      <w:rPr>
        <w:rFonts w:ascii="Courier New" w:hAnsi="Courier New" w:cs="Courier New" w:hint="default"/>
      </w:rPr>
    </w:lvl>
    <w:lvl w:ilvl="5" w:tplc="8FF2AB72" w:tentative="1">
      <w:start w:val="1"/>
      <w:numFmt w:val="bullet"/>
      <w:lvlText w:val=""/>
      <w:lvlJc w:val="left"/>
      <w:pPr>
        <w:ind w:left="4320" w:hanging="360"/>
      </w:pPr>
      <w:rPr>
        <w:rFonts w:ascii="Wingdings" w:hAnsi="Wingdings" w:hint="default"/>
      </w:rPr>
    </w:lvl>
    <w:lvl w:ilvl="6" w:tplc="A7EA2620" w:tentative="1">
      <w:start w:val="1"/>
      <w:numFmt w:val="bullet"/>
      <w:lvlText w:val=""/>
      <w:lvlJc w:val="left"/>
      <w:pPr>
        <w:ind w:left="5040" w:hanging="360"/>
      </w:pPr>
      <w:rPr>
        <w:rFonts w:ascii="Symbol" w:hAnsi="Symbol" w:hint="default"/>
      </w:rPr>
    </w:lvl>
    <w:lvl w:ilvl="7" w:tplc="1098D520" w:tentative="1">
      <w:start w:val="1"/>
      <w:numFmt w:val="bullet"/>
      <w:lvlText w:val="o"/>
      <w:lvlJc w:val="left"/>
      <w:pPr>
        <w:ind w:left="5760" w:hanging="360"/>
      </w:pPr>
      <w:rPr>
        <w:rFonts w:ascii="Courier New" w:hAnsi="Courier New" w:cs="Courier New" w:hint="default"/>
      </w:rPr>
    </w:lvl>
    <w:lvl w:ilvl="8" w:tplc="C27823BC" w:tentative="1">
      <w:start w:val="1"/>
      <w:numFmt w:val="bullet"/>
      <w:lvlText w:val=""/>
      <w:lvlJc w:val="left"/>
      <w:pPr>
        <w:ind w:left="6480" w:hanging="360"/>
      </w:pPr>
      <w:rPr>
        <w:rFonts w:ascii="Wingdings" w:hAnsi="Wingdings" w:hint="default"/>
      </w:rPr>
    </w:lvl>
  </w:abstractNum>
  <w:abstractNum w:abstractNumId="3" w15:restartNumberingAfterBreak="0">
    <w:nsid w:val="05692F50"/>
    <w:multiLevelType w:val="hybridMultilevel"/>
    <w:tmpl w:val="892CC90A"/>
    <w:lvl w:ilvl="0" w:tplc="04090001">
      <w:start w:val="1"/>
      <w:numFmt w:val="bullet"/>
      <w:lvlText w:val=""/>
      <w:lvlJc w:val="left"/>
      <w:pPr>
        <w:ind w:left="1494" w:hanging="360"/>
      </w:pPr>
      <w:rPr>
        <w:rFonts w:ascii="Symbol" w:hAnsi="Symbol" w:hint="default"/>
      </w:rPr>
    </w:lvl>
    <w:lvl w:ilvl="1" w:tplc="04090003" w:tentative="1">
      <w:start w:val="1"/>
      <w:numFmt w:val="bullet"/>
      <w:lvlText w:val="o"/>
      <w:lvlJc w:val="left"/>
      <w:pPr>
        <w:ind w:left="2214" w:hanging="360"/>
      </w:pPr>
      <w:rPr>
        <w:rFonts w:ascii="Courier New" w:hAnsi="Courier New" w:cs="Courier New" w:hint="default"/>
      </w:rPr>
    </w:lvl>
    <w:lvl w:ilvl="2" w:tplc="04090005" w:tentative="1">
      <w:start w:val="1"/>
      <w:numFmt w:val="bullet"/>
      <w:lvlText w:val=""/>
      <w:lvlJc w:val="left"/>
      <w:pPr>
        <w:ind w:left="2934" w:hanging="360"/>
      </w:pPr>
      <w:rPr>
        <w:rFonts w:ascii="Wingdings" w:hAnsi="Wingdings" w:hint="default"/>
      </w:rPr>
    </w:lvl>
    <w:lvl w:ilvl="3" w:tplc="04090001" w:tentative="1">
      <w:start w:val="1"/>
      <w:numFmt w:val="bullet"/>
      <w:lvlText w:val=""/>
      <w:lvlJc w:val="left"/>
      <w:pPr>
        <w:ind w:left="3654" w:hanging="360"/>
      </w:pPr>
      <w:rPr>
        <w:rFonts w:ascii="Symbol" w:hAnsi="Symbol" w:hint="default"/>
      </w:rPr>
    </w:lvl>
    <w:lvl w:ilvl="4" w:tplc="04090003" w:tentative="1">
      <w:start w:val="1"/>
      <w:numFmt w:val="bullet"/>
      <w:lvlText w:val="o"/>
      <w:lvlJc w:val="left"/>
      <w:pPr>
        <w:ind w:left="4374" w:hanging="360"/>
      </w:pPr>
      <w:rPr>
        <w:rFonts w:ascii="Courier New" w:hAnsi="Courier New" w:cs="Courier New" w:hint="default"/>
      </w:rPr>
    </w:lvl>
    <w:lvl w:ilvl="5" w:tplc="04090005" w:tentative="1">
      <w:start w:val="1"/>
      <w:numFmt w:val="bullet"/>
      <w:lvlText w:val=""/>
      <w:lvlJc w:val="left"/>
      <w:pPr>
        <w:ind w:left="5094" w:hanging="360"/>
      </w:pPr>
      <w:rPr>
        <w:rFonts w:ascii="Wingdings" w:hAnsi="Wingdings" w:hint="default"/>
      </w:rPr>
    </w:lvl>
    <w:lvl w:ilvl="6" w:tplc="04090001" w:tentative="1">
      <w:start w:val="1"/>
      <w:numFmt w:val="bullet"/>
      <w:lvlText w:val=""/>
      <w:lvlJc w:val="left"/>
      <w:pPr>
        <w:ind w:left="5814" w:hanging="360"/>
      </w:pPr>
      <w:rPr>
        <w:rFonts w:ascii="Symbol" w:hAnsi="Symbol" w:hint="default"/>
      </w:rPr>
    </w:lvl>
    <w:lvl w:ilvl="7" w:tplc="04090003" w:tentative="1">
      <w:start w:val="1"/>
      <w:numFmt w:val="bullet"/>
      <w:lvlText w:val="o"/>
      <w:lvlJc w:val="left"/>
      <w:pPr>
        <w:ind w:left="6534" w:hanging="360"/>
      </w:pPr>
      <w:rPr>
        <w:rFonts w:ascii="Courier New" w:hAnsi="Courier New" w:cs="Courier New" w:hint="default"/>
      </w:rPr>
    </w:lvl>
    <w:lvl w:ilvl="8" w:tplc="04090005" w:tentative="1">
      <w:start w:val="1"/>
      <w:numFmt w:val="bullet"/>
      <w:lvlText w:val=""/>
      <w:lvlJc w:val="left"/>
      <w:pPr>
        <w:ind w:left="7254" w:hanging="360"/>
      </w:pPr>
      <w:rPr>
        <w:rFonts w:ascii="Wingdings" w:hAnsi="Wingdings" w:hint="default"/>
      </w:rPr>
    </w:lvl>
  </w:abstractNum>
  <w:abstractNum w:abstractNumId="30" w15:restartNumberingAfterBreak="0">
    <w:nsid w:val="52902322"/>
    <w:multiLevelType w:val="multilevel"/>
    <w:tmpl w:val="36608B5C"/>
    <w:lvl w:ilvl="0">
      <w:start w:val="1"/>
      <w:numFmt w:val="bullet"/>
      <w:lvlText w:val=""/>
      <w:lvlJc w:val="left"/>
      <w:pPr>
        <w:tabs>
          <w:tab w:val="num" w:pos="1134"/>
        </w:tabs>
        <w:ind w:left="1134" w:hanging="567"/>
      </w:pPr>
      <w:rPr>
        <w:rFonts w:ascii="Symbol" w:hAnsi="Symbol" w:hint="default"/>
        <w:b/>
        <w:i w:val="0"/>
        <w:sz w:val="20"/>
      </w:rPr>
    </w:lvl>
    <w:lvl w:ilvl="1">
      <w:start w:val="1"/>
      <w:numFmt w:val="decimal"/>
      <w:lvlText w:val="%1.%2."/>
      <w:lvlJc w:val="left"/>
      <w:pPr>
        <w:tabs>
          <w:tab w:val="num" w:pos="1134"/>
        </w:tabs>
        <w:ind w:left="1134" w:hanging="567"/>
      </w:pPr>
      <w:rPr>
        <w:rFonts w:ascii="Times New Roman" w:hAnsi="Times New Roman" w:hint="default"/>
        <w:sz w:val="20"/>
      </w:rPr>
    </w:lvl>
    <w:lvl w:ilvl="2">
      <w:start w:val="1"/>
      <w:numFmt w:val="lowerLetter"/>
      <w:lvlText w:val="(%3)"/>
      <w:lvlJc w:val="left"/>
      <w:pPr>
        <w:tabs>
          <w:tab w:val="num" w:pos="1701"/>
        </w:tabs>
        <w:ind w:left="1701" w:hanging="567"/>
      </w:pPr>
      <w:rPr>
        <w:rFonts w:ascii="Times New Roman" w:hAnsi="Times New Roman" w:hint="default"/>
        <w:b w:val="0"/>
        <w:i w:val="0"/>
        <w:sz w:val="20"/>
      </w:rPr>
    </w:lvl>
    <w:lvl w:ilvl="3">
      <w:start w:val="1"/>
      <w:numFmt w:val="lowerLetter"/>
      <w:lvlText w:val="(%4)"/>
      <w:lvlJc w:val="left"/>
      <w:pPr>
        <w:tabs>
          <w:tab w:val="num" w:pos="2268"/>
        </w:tabs>
        <w:ind w:left="2268" w:hanging="567"/>
      </w:pPr>
      <w:rPr>
        <w:rFonts w:hint="default"/>
      </w:rPr>
    </w:lvl>
    <w:lvl w:ilvl="4">
      <w:start w:val="1"/>
      <w:numFmt w:val="lowerRoman"/>
      <w:lvlText w:val="(%5)"/>
      <w:lvlJc w:val="left"/>
      <w:pPr>
        <w:tabs>
          <w:tab w:val="num" w:pos="2835"/>
        </w:tabs>
        <w:ind w:left="2835" w:hanging="567"/>
      </w:pPr>
      <w:rPr>
        <w:rFonts w:hint="default"/>
      </w:rPr>
    </w:lvl>
    <w:lvl w:ilvl="5">
      <w:start w:val="1"/>
      <w:numFmt w:val="decimal"/>
      <w:lvlText w:val="%1.%2.%3.%4.%5.%6."/>
      <w:lvlJc w:val="left"/>
      <w:pPr>
        <w:tabs>
          <w:tab w:val="num" w:pos="3807"/>
        </w:tabs>
        <w:ind w:left="3303" w:hanging="936"/>
      </w:pPr>
      <w:rPr>
        <w:rFonts w:hint="default"/>
      </w:rPr>
    </w:lvl>
    <w:lvl w:ilvl="6">
      <w:start w:val="1"/>
      <w:numFmt w:val="decimal"/>
      <w:lvlText w:val="%1.%2.%3.%4.%5.%6.%7."/>
      <w:lvlJc w:val="left"/>
      <w:pPr>
        <w:tabs>
          <w:tab w:val="num" w:pos="4167"/>
        </w:tabs>
        <w:ind w:left="3807" w:hanging="1080"/>
      </w:pPr>
      <w:rPr>
        <w:rFonts w:hint="default"/>
      </w:rPr>
    </w:lvl>
    <w:lvl w:ilvl="7">
      <w:start w:val="1"/>
      <w:numFmt w:val="decimal"/>
      <w:lvlText w:val="%1.%2.%3.%4.%5.%6.%7.%8."/>
      <w:lvlJc w:val="left"/>
      <w:pPr>
        <w:tabs>
          <w:tab w:val="num" w:pos="4887"/>
        </w:tabs>
        <w:ind w:left="4311" w:hanging="1224"/>
      </w:pPr>
      <w:rPr>
        <w:rFonts w:hint="default"/>
      </w:rPr>
    </w:lvl>
    <w:lvl w:ilvl="8">
      <w:start w:val="1"/>
      <w:numFmt w:val="decimal"/>
      <w:lvlText w:val="%1.%2.%3.%4.%5.%6.%7.%8.%9."/>
      <w:lvlJc w:val="left"/>
      <w:pPr>
        <w:tabs>
          <w:tab w:val="num" w:pos="5607"/>
        </w:tabs>
        <w:ind w:left="4887" w:hanging="1440"/>
      </w:pPr>
      <w:rPr>
        <w:rFonts w:hint="default"/>
      </w:rPr>
    </w:lvl>
  </w:abstractNum>
  <w:abstractNum w:abstractNumId="31" w15:restartNumberingAfterBreak="0">
    <w:nsid w:val="53400C17"/>
    <w:multiLevelType w:val="hybridMultilevel"/>
    <w:tmpl w:val="1EF60D52"/>
    <w:lvl w:ilvl="0" w:tplc="B81457DA">
      <w:start w:val="1"/>
      <w:numFmt w:val="bullet"/>
      <w:lvlText w:val=""/>
      <w:lvlJc w:val="left"/>
      <w:pPr>
        <w:tabs>
          <w:tab w:val="num" w:pos="720"/>
        </w:tabs>
        <w:ind w:left="720" w:hanging="360"/>
      </w:pPr>
      <w:rPr>
        <w:rFonts w:ascii="Symbol" w:hAnsi="Symbol" w:hint="default"/>
      </w:rPr>
    </w:lvl>
    <w:lvl w:ilvl="1" w:tplc="ADF64AEC" w:tentative="1">
      <w:start w:val="1"/>
      <w:numFmt w:val="bullet"/>
      <w:lvlText w:val="o"/>
      <w:lvlJc w:val="left"/>
      <w:pPr>
        <w:tabs>
          <w:tab w:val="num" w:pos="1440"/>
        </w:tabs>
        <w:ind w:left="1440" w:hanging="360"/>
      </w:pPr>
      <w:rPr>
        <w:rFonts w:ascii="Courier New" w:hAnsi="Courier New" w:cs="Courier New" w:hint="default"/>
      </w:rPr>
    </w:lvl>
    <w:lvl w:ilvl="2" w:tplc="B5F4D562" w:tentative="1">
      <w:start w:val="1"/>
      <w:numFmt w:val="bullet"/>
      <w:lvlText w:val=""/>
      <w:lvlJc w:val="left"/>
      <w:pPr>
        <w:tabs>
          <w:tab w:val="num" w:pos="2160"/>
        </w:tabs>
        <w:ind w:left="2160" w:hanging="360"/>
      </w:pPr>
      <w:rPr>
        <w:rFonts w:ascii="Wingdings" w:hAnsi="Wingdings" w:hint="default"/>
      </w:rPr>
    </w:lvl>
    <w:lvl w:ilvl="3" w:tplc="89A62B38" w:tentative="1">
      <w:start w:val="1"/>
      <w:numFmt w:val="bullet"/>
      <w:lvlText w:val=""/>
      <w:lvlJc w:val="left"/>
      <w:pPr>
        <w:tabs>
          <w:tab w:val="num" w:pos="2880"/>
        </w:tabs>
        <w:ind w:left="2880" w:hanging="360"/>
      </w:pPr>
      <w:rPr>
        <w:rFonts w:ascii="Symbol" w:hAnsi="Symbol" w:hint="default"/>
      </w:rPr>
    </w:lvl>
    <w:lvl w:ilvl="4" w:tplc="74044BF0" w:tentative="1">
      <w:start w:val="1"/>
      <w:numFmt w:val="bullet"/>
      <w:lvlText w:val="o"/>
      <w:lvlJc w:val="left"/>
      <w:pPr>
        <w:tabs>
          <w:tab w:val="num" w:pos="3600"/>
        </w:tabs>
        <w:ind w:left="3600" w:hanging="360"/>
      </w:pPr>
      <w:rPr>
        <w:rFonts w:ascii="Courier New" w:hAnsi="Courier New" w:cs="Courier New" w:hint="default"/>
      </w:rPr>
    </w:lvl>
    <w:lvl w:ilvl="5" w:tplc="99606A78" w:tentative="1">
      <w:start w:val="1"/>
      <w:numFmt w:val="bullet"/>
      <w:lvlText w:val=""/>
      <w:lvlJc w:val="left"/>
      <w:pPr>
        <w:tabs>
          <w:tab w:val="num" w:pos="4320"/>
        </w:tabs>
        <w:ind w:left="4320" w:hanging="360"/>
      </w:pPr>
      <w:rPr>
        <w:rFonts w:ascii="Wingdings" w:hAnsi="Wingdings" w:hint="default"/>
      </w:rPr>
    </w:lvl>
    <w:lvl w:ilvl="6" w:tplc="02F26000" w:tentative="1">
      <w:start w:val="1"/>
      <w:numFmt w:val="bullet"/>
      <w:lvlText w:val=""/>
      <w:lvlJc w:val="left"/>
      <w:pPr>
        <w:tabs>
          <w:tab w:val="num" w:pos="5040"/>
        </w:tabs>
        <w:ind w:left="5040" w:hanging="360"/>
      </w:pPr>
      <w:rPr>
        <w:rFonts w:ascii="Symbol" w:hAnsi="Symbol" w:hint="default"/>
      </w:rPr>
    </w:lvl>
    <w:lvl w:ilvl="7" w:tplc="33047BAA" w:tentative="1">
      <w:start w:val="1"/>
      <w:numFmt w:val="bullet"/>
      <w:lvlText w:val="o"/>
      <w:lvlJc w:val="left"/>
      <w:pPr>
        <w:tabs>
          <w:tab w:val="num" w:pos="5760"/>
        </w:tabs>
        <w:ind w:left="5760" w:hanging="360"/>
      </w:pPr>
      <w:rPr>
        <w:rFonts w:ascii="Courier New" w:hAnsi="Courier New" w:cs="Courier New" w:hint="default"/>
      </w:rPr>
    </w:lvl>
    <w:lvl w:ilvl="8" w:tplc="A4FE4D0E" w:tentative="1">
      <w:start w:val="1"/>
      <w:numFmt w:val="bullet"/>
      <w:lvlText w:val=""/>
      <w:lvlJc w:val="left"/>
      <w:pPr>
        <w:tabs>
          <w:tab w:val="num" w:pos="6480"/>
        </w:tabs>
        <w:ind w:left="6480" w:hanging="360"/>
      </w:pPr>
      <w:rPr>
        <w:rFonts w:ascii="Wingdings" w:hAnsi="Wingdings" w:hint="default"/>
      </w:rPr>
    </w:lvl>
  </w:abstractNum>
  <w:abstractNum w:abstractNumId="32" w15:restartNumberingAfterBreak="0">
    <w:nsid w:val="537B4A58"/>
    <w:multiLevelType w:val="singleLevel"/>
    <w:tmpl w:val="FFFFFFFF"/>
    <w:lvl w:ilvl="0">
      <w:start w:val="1"/>
      <w:numFmt w:val="bullet"/>
      <w:lvlText w:val=""/>
      <w:legacy w:legacy="1" w:legacySpace="0" w:legacyIndent="283"/>
      <w:lvlJc w:val="left"/>
      <w:pPr>
        <w:ind w:left="283" w:hanging="283"/>
      </w:pPr>
      <w:rPr>
        <w:rFonts w:ascii="Symbol" w:hAnsi="Symbol" w:hint="default"/>
      </w:rPr>
    </w:lvl>
  </w:abstractNum>
  <w:abstractNum w:abstractNumId="33" w15:restartNumberingAfterBreak="0">
    <w:nsid w:val="552119E2"/>
    <w:multiLevelType w:val="hybridMultilevel"/>
    <w:tmpl w:val="22DA7A04"/>
    <w:lvl w:ilvl="0" w:tplc="AA98FDF6">
      <w:start w:val="1"/>
      <w:numFmt w:val="bullet"/>
      <w:lvlText w:val=""/>
      <w:lvlJc w:val="left"/>
      <w:pPr>
        <w:tabs>
          <w:tab w:val="num" w:pos="0"/>
        </w:tabs>
        <w:ind w:left="283" w:hanging="283"/>
      </w:pPr>
      <w:rPr>
        <w:rFonts w:ascii="Symbol" w:hAnsi="Symbol" w:hint="default"/>
        <w:color w:val="auto"/>
      </w:rPr>
    </w:lvl>
    <w:lvl w:ilvl="1" w:tplc="4BD46DAE" w:tentative="1">
      <w:start w:val="1"/>
      <w:numFmt w:val="bullet"/>
      <w:lvlText w:val="o"/>
      <w:lvlJc w:val="left"/>
      <w:pPr>
        <w:tabs>
          <w:tab w:val="num" w:pos="1440"/>
        </w:tabs>
        <w:ind w:left="1440" w:hanging="360"/>
      </w:pPr>
      <w:rPr>
        <w:rFonts w:ascii="Courier New" w:hAnsi="Courier New" w:cs="Courier New" w:hint="default"/>
      </w:rPr>
    </w:lvl>
    <w:lvl w:ilvl="2" w:tplc="1F229EEA" w:tentative="1">
      <w:start w:val="1"/>
      <w:numFmt w:val="bullet"/>
      <w:lvlText w:val=""/>
      <w:lvlJc w:val="left"/>
      <w:pPr>
        <w:tabs>
          <w:tab w:val="num" w:pos="2160"/>
        </w:tabs>
        <w:ind w:left="2160" w:hanging="360"/>
      </w:pPr>
      <w:rPr>
        <w:rFonts w:ascii="Wingdings" w:hAnsi="Wingdings" w:hint="default"/>
      </w:rPr>
    </w:lvl>
    <w:lvl w:ilvl="3" w:tplc="24E6D6FE" w:tentative="1">
      <w:start w:val="1"/>
      <w:numFmt w:val="bullet"/>
      <w:lvlText w:val=""/>
      <w:lvlJc w:val="left"/>
      <w:pPr>
        <w:tabs>
          <w:tab w:val="num" w:pos="2880"/>
        </w:tabs>
        <w:ind w:left="2880" w:hanging="360"/>
      </w:pPr>
      <w:rPr>
        <w:rFonts w:ascii="Symbol" w:hAnsi="Symbol" w:hint="default"/>
      </w:rPr>
    </w:lvl>
    <w:lvl w:ilvl="4" w:tplc="69C4EB4E" w:tentative="1">
      <w:start w:val="1"/>
      <w:numFmt w:val="bullet"/>
      <w:lvlText w:val="o"/>
      <w:lvlJc w:val="left"/>
      <w:pPr>
        <w:tabs>
          <w:tab w:val="num" w:pos="3600"/>
        </w:tabs>
        <w:ind w:left="3600" w:hanging="360"/>
      </w:pPr>
      <w:rPr>
        <w:rFonts w:ascii="Courier New" w:hAnsi="Courier New" w:cs="Courier New" w:hint="default"/>
      </w:rPr>
    </w:lvl>
    <w:lvl w:ilvl="5" w:tplc="9F1C5D5E" w:tentative="1">
      <w:start w:val="1"/>
      <w:numFmt w:val="bullet"/>
      <w:lvlText w:val=""/>
      <w:lvlJc w:val="left"/>
      <w:pPr>
        <w:tabs>
          <w:tab w:val="num" w:pos="4320"/>
        </w:tabs>
        <w:ind w:left="4320" w:hanging="360"/>
      </w:pPr>
      <w:rPr>
        <w:rFonts w:ascii="Wingdings" w:hAnsi="Wingdings" w:hint="default"/>
      </w:rPr>
    </w:lvl>
    <w:lvl w:ilvl="6" w:tplc="46242A40" w:tentative="1">
      <w:start w:val="1"/>
      <w:numFmt w:val="bullet"/>
      <w:lvlText w:val=""/>
      <w:lvlJc w:val="left"/>
      <w:pPr>
        <w:tabs>
          <w:tab w:val="num" w:pos="5040"/>
        </w:tabs>
        <w:ind w:left="5040" w:hanging="360"/>
      </w:pPr>
      <w:rPr>
        <w:rFonts w:ascii="Symbol" w:hAnsi="Symbol" w:hint="default"/>
      </w:rPr>
    </w:lvl>
    <w:lvl w:ilvl="7" w:tplc="1FDCB27A" w:tentative="1">
      <w:start w:val="1"/>
      <w:numFmt w:val="bullet"/>
      <w:lvlText w:val="o"/>
      <w:lvlJc w:val="left"/>
      <w:pPr>
        <w:tabs>
          <w:tab w:val="num" w:pos="5760"/>
        </w:tabs>
        <w:ind w:left="5760" w:hanging="360"/>
      </w:pPr>
      <w:rPr>
        <w:rFonts w:ascii="Courier New" w:hAnsi="Courier New" w:cs="Courier New" w:hint="default"/>
      </w:rPr>
    </w:lvl>
    <w:lvl w:ilvl="8" w:tplc="9A8448DA" w:tentative="1">
      <w:start w:val="1"/>
      <w:numFmt w:val="bullet"/>
      <w:lvlText w:val=""/>
      <w:lvlJc w:val="left"/>
      <w:pPr>
        <w:tabs>
          <w:tab w:val="num" w:pos="6480"/>
        </w:tabs>
        <w:ind w:left="6480" w:hanging="360"/>
      </w:pPr>
      <w:rPr>
        <w:rFonts w:ascii="Wingdings" w:hAnsi="Wingdings" w:hint="default"/>
      </w:rPr>
    </w:lvl>
  </w:abstractNum>
  <w:abstractNum w:abstractNumId="34" w15:restartNumberingAfterBreak="0">
    <w:nsid w:val="56007AFE"/>
    <w:multiLevelType w:val="hybridMultilevel"/>
    <w:tmpl w:val="88F475C6"/>
    <w:lvl w:ilvl="0" w:tplc="D8B63F3E">
      <w:start w:val="1"/>
      <w:numFmt w:val="decimal"/>
      <w:lvlText w:val="%1)"/>
      <w:lvlJc w:val="left"/>
      <w:pPr>
        <w:tabs>
          <w:tab w:val="num" w:pos="720"/>
        </w:tabs>
        <w:ind w:left="720" w:hanging="360"/>
      </w:pPr>
      <w:rPr>
        <w:rFonts w:hint="default"/>
      </w:rPr>
    </w:lvl>
    <w:lvl w:ilvl="1" w:tplc="A3A8CF0A">
      <w:start w:val="1"/>
      <w:numFmt w:val="lowerLetter"/>
      <w:lvlText w:val="%2)"/>
      <w:lvlJc w:val="left"/>
      <w:pPr>
        <w:tabs>
          <w:tab w:val="num" w:pos="1440"/>
        </w:tabs>
        <w:ind w:left="1440" w:hanging="360"/>
      </w:pPr>
      <w:rPr>
        <w:rFonts w:hint="default"/>
      </w:rPr>
    </w:lvl>
    <w:lvl w:ilvl="2" w:tplc="2EEEE0DA">
      <w:start w:val="1"/>
      <w:numFmt w:val="lowerRoman"/>
      <w:lvlText w:val="%3."/>
      <w:lvlJc w:val="right"/>
      <w:pPr>
        <w:tabs>
          <w:tab w:val="num" w:pos="2160"/>
        </w:tabs>
        <w:ind w:left="2160" w:hanging="180"/>
      </w:pPr>
    </w:lvl>
    <w:lvl w:ilvl="3" w:tplc="AAAE4EA6" w:tentative="1">
      <w:start w:val="1"/>
      <w:numFmt w:val="decimal"/>
      <w:lvlText w:val="%4."/>
      <w:lvlJc w:val="left"/>
      <w:pPr>
        <w:tabs>
          <w:tab w:val="num" w:pos="2880"/>
        </w:tabs>
        <w:ind w:left="2880" w:hanging="360"/>
      </w:pPr>
    </w:lvl>
    <w:lvl w:ilvl="4" w:tplc="8AE6352A" w:tentative="1">
      <w:start w:val="1"/>
      <w:numFmt w:val="lowerLetter"/>
      <w:lvlText w:val="%5."/>
      <w:lvlJc w:val="left"/>
      <w:pPr>
        <w:tabs>
          <w:tab w:val="num" w:pos="3600"/>
        </w:tabs>
        <w:ind w:left="3600" w:hanging="360"/>
      </w:pPr>
    </w:lvl>
    <w:lvl w:ilvl="5" w:tplc="1A2C5596" w:tentative="1">
      <w:start w:val="1"/>
      <w:numFmt w:val="lowerRoman"/>
      <w:lvlText w:val="%6."/>
      <w:lvlJc w:val="right"/>
      <w:pPr>
        <w:tabs>
          <w:tab w:val="num" w:pos="4320"/>
        </w:tabs>
        <w:ind w:left="4320" w:hanging="180"/>
      </w:pPr>
    </w:lvl>
    <w:lvl w:ilvl="6" w:tplc="E36E7C20" w:tentative="1">
      <w:start w:val="1"/>
      <w:numFmt w:val="decimal"/>
      <w:lvlText w:val="%7."/>
      <w:lvlJc w:val="left"/>
      <w:pPr>
        <w:tabs>
          <w:tab w:val="num" w:pos="5040"/>
        </w:tabs>
        <w:ind w:left="5040" w:hanging="360"/>
      </w:pPr>
    </w:lvl>
    <w:lvl w:ilvl="7" w:tplc="4C826D70" w:tentative="1">
      <w:start w:val="1"/>
      <w:numFmt w:val="lowerLetter"/>
      <w:lvlText w:val="%8."/>
      <w:lvlJc w:val="left"/>
      <w:pPr>
        <w:tabs>
          <w:tab w:val="num" w:pos="5760"/>
        </w:tabs>
        <w:ind w:left="5760" w:hanging="360"/>
      </w:pPr>
    </w:lvl>
    <w:lvl w:ilvl="8" w:tplc="FAE84C4A" w:tentative="1">
      <w:start w:val="1"/>
      <w:numFmt w:val="lowerRoman"/>
      <w:lvlText w:val="%9."/>
      <w:lvlJc w:val="right"/>
      <w:pPr>
        <w:tabs>
          <w:tab w:val="num" w:pos="6480"/>
        </w:tabs>
        <w:ind w:left="6480" w:hanging="180"/>
      </w:pPr>
    </w:lvl>
  </w:abstractNum>
  <w:abstractNum w:abstractNumId="35" w15:restartNumberingAfterBreak="0">
    <w:nsid w:val="563B707A"/>
    <w:multiLevelType w:val="multilevel"/>
    <w:tmpl w:val="36608B5C"/>
    <w:lvl w:ilvl="0">
      <w:start w:val="1"/>
      <w:numFmt w:val="bullet"/>
      <w:lvlText w:val=""/>
      <w:lvlJc w:val="left"/>
      <w:pPr>
        <w:tabs>
          <w:tab w:val="num" w:pos="1134"/>
        </w:tabs>
        <w:ind w:left="1134" w:hanging="567"/>
      </w:pPr>
      <w:rPr>
        <w:rFonts w:ascii="Symbol" w:hAnsi="Symbol" w:hint="default"/>
        <w:b/>
        <w:i w:val="0"/>
        <w:sz w:val="20"/>
      </w:rPr>
    </w:lvl>
    <w:lvl w:ilvl="1">
      <w:start w:val="1"/>
      <w:numFmt w:val="decimal"/>
      <w:lvlText w:val="%1.%2."/>
      <w:lvlJc w:val="left"/>
      <w:pPr>
        <w:tabs>
          <w:tab w:val="num" w:pos="1134"/>
        </w:tabs>
        <w:ind w:left="1134" w:hanging="567"/>
      </w:pPr>
      <w:rPr>
        <w:rFonts w:ascii="Times New Roman" w:hAnsi="Times New Roman" w:hint="default"/>
        <w:sz w:val="20"/>
      </w:rPr>
    </w:lvl>
    <w:lvl w:ilvl="2">
      <w:start w:val="1"/>
      <w:numFmt w:val="lowerLetter"/>
      <w:lvlText w:val="(%3)"/>
      <w:lvlJc w:val="left"/>
      <w:pPr>
        <w:tabs>
          <w:tab w:val="num" w:pos="1701"/>
        </w:tabs>
        <w:ind w:left="1701" w:hanging="567"/>
      </w:pPr>
      <w:rPr>
        <w:rFonts w:ascii="Times New Roman" w:hAnsi="Times New Roman" w:hint="default"/>
        <w:b w:val="0"/>
        <w:i w:val="0"/>
        <w:sz w:val="20"/>
      </w:rPr>
    </w:lvl>
    <w:lvl w:ilvl="3">
      <w:start w:val="1"/>
      <w:numFmt w:val="lowerLetter"/>
      <w:lvlText w:val="(%4)"/>
      <w:lvlJc w:val="left"/>
      <w:pPr>
        <w:tabs>
          <w:tab w:val="num" w:pos="2268"/>
        </w:tabs>
        <w:ind w:left="2268" w:hanging="567"/>
      </w:pPr>
      <w:rPr>
        <w:rFonts w:hint="default"/>
      </w:rPr>
    </w:lvl>
    <w:lvl w:ilvl="4">
      <w:start w:val="1"/>
      <w:numFmt w:val="lowerRoman"/>
      <w:lvlText w:val="(%5)"/>
      <w:lvlJc w:val="left"/>
      <w:pPr>
        <w:tabs>
          <w:tab w:val="num" w:pos="2835"/>
        </w:tabs>
        <w:ind w:left="2835" w:hanging="567"/>
      </w:pPr>
      <w:rPr>
        <w:rFonts w:hint="default"/>
      </w:rPr>
    </w:lvl>
    <w:lvl w:ilvl="5">
      <w:start w:val="1"/>
      <w:numFmt w:val="decimal"/>
      <w:lvlText w:val="%1.%2.%3.%4.%5.%6."/>
      <w:lvlJc w:val="left"/>
      <w:pPr>
        <w:tabs>
          <w:tab w:val="num" w:pos="3807"/>
        </w:tabs>
        <w:ind w:left="3303" w:hanging="936"/>
      </w:pPr>
      <w:rPr>
        <w:rFonts w:hint="default"/>
      </w:rPr>
    </w:lvl>
    <w:lvl w:ilvl="6">
      <w:start w:val="1"/>
      <w:numFmt w:val="decimal"/>
      <w:lvlText w:val="%1.%2.%3.%4.%5.%6.%7."/>
      <w:lvlJc w:val="left"/>
      <w:pPr>
        <w:tabs>
          <w:tab w:val="num" w:pos="4167"/>
        </w:tabs>
        <w:ind w:left="3807" w:hanging="1080"/>
      </w:pPr>
      <w:rPr>
        <w:rFonts w:hint="default"/>
      </w:rPr>
    </w:lvl>
    <w:lvl w:ilvl="7">
      <w:start w:val="1"/>
      <w:numFmt w:val="decimal"/>
      <w:lvlText w:val="%1.%2.%3.%4.%5.%6.%7.%8."/>
      <w:lvlJc w:val="left"/>
      <w:pPr>
        <w:tabs>
          <w:tab w:val="num" w:pos="4887"/>
        </w:tabs>
        <w:ind w:left="4311" w:hanging="1224"/>
      </w:pPr>
      <w:rPr>
        <w:rFonts w:hint="default"/>
      </w:rPr>
    </w:lvl>
    <w:lvl w:ilvl="8">
      <w:start w:val="1"/>
      <w:numFmt w:val="decimal"/>
      <w:lvlText w:val="%1.%2.%3.%4.%5.%6.%7.%8.%9."/>
      <w:lvlJc w:val="left"/>
      <w:pPr>
        <w:tabs>
          <w:tab w:val="num" w:pos="5607"/>
        </w:tabs>
        <w:ind w:left="4887" w:hanging="1440"/>
      </w:pPr>
      <w:rPr>
        <w:rFonts w:hint="default"/>
      </w:rPr>
    </w:lvl>
  </w:abstractNum>
  <w:abstractNum w:abstractNumId="36" w15:restartNumberingAfterBreak="0">
    <w:nsid w:val="570D658F"/>
    <w:multiLevelType w:val="multilevel"/>
    <w:tmpl w:val="D4484624"/>
    <w:lvl w:ilvl="0">
      <w:start w:val="5"/>
      <w:numFmt w:val="decimal"/>
      <w:lvlText w:val="%1."/>
      <w:lvlJc w:val="left"/>
      <w:pPr>
        <w:tabs>
          <w:tab w:val="num" w:pos="567"/>
        </w:tabs>
        <w:ind w:left="567" w:hanging="567"/>
      </w:pPr>
      <w:rPr>
        <w:rFonts w:ascii="Times New Roman" w:hAnsi="Times New Roman" w:hint="default"/>
        <w:b/>
        <w:i w:val="0"/>
        <w:sz w:val="20"/>
      </w:rPr>
    </w:lvl>
    <w:lvl w:ilvl="1">
      <w:start w:val="1"/>
      <w:numFmt w:val="decimal"/>
      <w:lvlText w:val="%1.%2."/>
      <w:lvlJc w:val="left"/>
      <w:pPr>
        <w:tabs>
          <w:tab w:val="num" w:pos="567"/>
        </w:tabs>
        <w:ind w:left="567" w:hanging="567"/>
      </w:pPr>
      <w:rPr>
        <w:rFonts w:ascii="Times New Roman" w:hAnsi="Times New Roman" w:hint="default"/>
        <w:sz w:val="20"/>
      </w:rPr>
    </w:lvl>
    <w:lvl w:ilvl="2">
      <w:start w:val="1"/>
      <w:numFmt w:val="lowerLetter"/>
      <w:lvlText w:val="(%3)"/>
      <w:lvlJc w:val="left"/>
      <w:pPr>
        <w:tabs>
          <w:tab w:val="num" w:pos="1134"/>
        </w:tabs>
        <w:ind w:left="1134" w:hanging="567"/>
      </w:pPr>
      <w:rPr>
        <w:rFonts w:ascii="Times New Roman" w:hAnsi="Times New Roman" w:hint="default"/>
        <w:b w:val="0"/>
        <w:i w:val="0"/>
        <w:sz w:val="20"/>
      </w:rPr>
    </w:lvl>
    <w:lvl w:ilvl="3">
      <w:start w:val="1"/>
      <w:numFmt w:val="bullet"/>
      <w:lvlText w:val=""/>
      <w:lvlJc w:val="left"/>
      <w:pPr>
        <w:tabs>
          <w:tab w:val="num" w:pos="1701"/>
        </w:tabs>
        <w:ind w:left="1701" w:hanging="567"/>
      </w:pPr>
      <w:rPr>
        <w:rFonts w:ascii="Symbol" w:hAnsi="Symbol" w:hint="default"/>
      </w:rPr>
    </w:lvl>
    <w:lvl w:ilvl="4">
      <w:start w:val="1"/>
      <w:numFmt w:val="bullet"/>
      <w:lvlText w:val=""/>
      <w:lvlJc w:val="left"/>
      <w:pPr>
        <w:tabs>
          <w:tab w:val="num" w:pos="2268"/>
        </w:tabs>
        <w:ind w:left="2268" w:hanging="567"/>
      </w:pPr>
      <w:rPr>
        <w:rFonts w:ascii="Symbol" w:hAnsi="Symbol" w:hint="default"/>
      </w:rPr>
    </w:lvl>
    <w:lvl w:ilvl="5">
      <w:start w:val="1"/>
      <w:numFmt w:val="decimal"/>
      <w:lvlText w:val="%1.%2.%3.%4.%5.%6."/>
      <w:lvlJc w:val="left"/>
      <w:pPr>
        <w:tabs>
          <w:tab w:val="num" w:pos="324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4320"/>
        </w:tabs>
        <w:ind w:left="3744" w:hanging="1224"/>
      </w:pPr>
      <w:rPr>
        <w:rFonts w:hint="default"/>
      </w:rPr>
    </w:lvl>
    <w:lvl w:ilvl="8">
      <w:start w:val="1"/>
      <w:numFmt w:val="decimal"/>
      <w:lvlText w:val="%1.%2.%3.%4.%5.%6.%7.%8.%9."/>
      <w:lvlJc w:val="left"/>
      <w:pPr>
        <w:tabs>
          <w:tab w:val="num" w:pos="5040"/>
        </w:tabs>
        <w:ind w:left="4320" w:hanging="1440"/>
      </w:pPr>
      <w:rPr>
        <w:rFonts w:hint="default"/>
      </w:rPr>
    </w:lvl>
  </w:abstractNum>
  <w:abstractNum w:abstractNumId="37" w15:restartNumberingAfterBreak="0">
    <w:nsid w:val="57B511F3"/>
    <w:multiLevelType w:val="singleLevel"/>
    <w:tmpl w:val="590CA77C"/>
    <w:lvl w:ilvl="0">
      <w:start w:val="1"/>
      <w:numFmt w:val="bullet"/>
      <w:pStyle w:val="Listepucescarrs"/>
      <w:lvlText w:val=""/>
      <w:lvlJc w:val="left"/>
      <w:pPr>
        <w:tabs>
          <w:tab w:val="num" w:pos="1021"/>
        </w:tabs>
        <w:ind w:left="1021" w:hanging="397"/>
      </w:pPr>
      <w:rPr>
        <w:rFonts w:ascii="Wingdings" w:hAnsi="Wingdings" w:hint="default"/>
        <w:sz w:val="18"/>
      </w:rPr>
    </w:lvl>
  </w:abstractNum>
  <w:abstractNum w:abstractNumId="38" w15:restartNumberingAfterBreak="0">
    <w:nsid w:val="5BCE2942"/>
    <w:multiLevelType w:val="hybridMultilevel"/>
    <w:tmpl w:val="2920F872"/>
    <w:lvl w:ilvl="0" w:tplc="048E0A8A">
      <w:start w:val="1"/>
      <w:numFmt w:val="bullet"/>
      <w:lvlText w:val=""/>
      <w:lvlJc w:val="left"/>
      <w:pPr>
        <w:ind w:left="2421" w:hanging="360"/>
      </w:pPr>
      <w:rPr>
        <w:rFonts w:ascii="Symbol" w:hAnsi="Symbol" w:hint="default"/>
      </w:rPr>
    </w:lvl>
    <w:lvl w:ilvl="1" w:tplc="B20AAB66">
      <w:start w:val="1"/>
      <w:numFmt w:val="bullet"/>
      <w:lvlText w:val="o"/>
      <w:lvlJc w:val="left"/>
      <w:pPr>
        <w:ind w:left="3141" w:hanging="360"/>
      </w:pPr>
      <w:rPr>
        <w:rFonts w:ascii="Courier New" w:hAnsi="Courier New" w:cs="Courier New" w:hint="default"/>
      </w:rPr>
    </w:lvl>
    <w:lvl w:ilvl="2" w:tplc="D5603CD6">
      <w:start w:val="1"/>
      <w:numFmt w:val="bullet"/>
      <w:lvlText w:val=""/>
      <w:lvlJc w:val="left"/>
      <w:pPr>
        <w:ind w:left="3861" w:hanging="360"/>
      </w:pPr>
      <w:rPr>
        <w:rFonts w:ascii="Wingdings" w:hAnsi="Wingdings" w:hint="default"/>
      </w:rPr>
    </w:lvl>
    <w:lvl w:ilvl="3" w:tplc="3C0882F0" w:tentative="1">
      <w:start w:val="1"/>
      <w:numFmt w:val="bullet"/>
      <w:lvlText w:val=""/>
      <w:lvlJc w:val="left"/>
      <w:pPr>
        <w:ind w:left="4581" w:hanging="360"/>
      </w:pPr>
      <w:rPr>
        <w:rFonts w:ascii="Symbol" w:hAnsi="Symbol" w:hint="default"/>
      </w:rPr>
    </w:lvl>
    <w:lvl w:ilvl="4" w:tplc="A7B6992A" w:tentative="1">
      <w:start w:val="1"/>
      <w:numFmt w:val="bullet"/>
      <w:lvlText w:val="o"/>
      <w:lvlJc w:val="left"/>
      <w:pPr>
        <w:ind w:left="5301" w:hanging="360"/>
      </w:pPr>
      <w:rPr>
        <w:rFonts w:ascii="Courier New" w:hAnsi="Courier New" w:cs="Courier New" w:hint="default"/>
      </w:rPr>
    </w:lvl>
    <w:lvl w:ilvl="5" w:tplc="4F4C7814" w:tentative="1">
      <w:start w:val="1"/>
      <w:numFmt w:val="bullet"/>
      <w:lvlText w:val=""/>
      <w:lvlJc w:val="left"/>
      <w:pPr>
        <w:ind w:left="6021" w:hanging="360"/>
      </w:pPr>
      <w:rPr>
        <w:rFonts w:ascii="Wingdings" w:hAnsi="Wingdings" w:hint="default"/>
      </w:rPr>
    </w:lvl>
    <w:lvl w:ilvl="6" w:tplc="FA1EE570" w:tentative="1">
      <w:start w:val="1"/>
      <w:numFmt w:val="bullet"/>
      <w:lvlText w:val=""/>
      <w:lvlJc w:val="left"/>
      <w:pPr>
        <w:ind w:left="6741" w:hanging="360"/>
      </w:pPr>
      <w:rPr>
        <w:rFonts w:ascii="Symbol" w:hAnsi="Symbol" w:hint="default"/>
      </w:rPr>
    </w:lvl>
    <w:lvl w:ilvl="7" w:tplc="B50E6910" w:tentative="1">
      <w:start w:val="1"/>
      <w:numFmt w:val="bullet"/>
      <w:lvlText w:val="o"/>
      <w:lvlJc w:val="left"/>
      <w:pPr>
        <w:ind w:left="7461" w:hanging="360"/>
      </w:pPr>
      <w:rPr>
        <w:rFonts w:ascii="Courier New" w:hAnsi="Courier New" w:cs="Courier New" w:hint="default"/>
      </w:rPr>
    </w:lvl>
    <w:lvl w:ilvl="8" w:tplc="143483A0" w:tentative="1">
      <w:start w:val="1"/>
      <w:numFmt w:val="bullet"/>
      <w:lvlText w:val=""/>
      <w:lvlJc w:val="left"/>
      <w:pPr>
        <w:ind w:left="8181" w:hanging="360"/>
      </w:pPr>
      <w:rPr>
        <w:rFonts w:ascii="Wingdings" w:hAnsi="Wingdings" w:hint="default"/>
      </w:rPr>
    </w:lvl>
  </w:abstractNum>
  <w:abstractNum w:abstractNumId="39" w15:restartNumberingAfterBreak="0">
    <w:nsid w:val="5C335B19"/>
    <w:multiLevelType w:val="multilevel"/>
    <w:tmpl w:val="17A0B5E6"/>
    <w:lvl w:ilvl="0">
      <w:start w:val="1"/>
      <w:numFmt w:val="decimal"/>
      <w:lvlText w:val="%1."/>
      <w:lvlJc w:val="left"/>
      <w:pPr>
        <w:tabs>
          <w:tab w:val="num" w:pos="567"/>
        </w:tabs>
        <w:ind w:left="567" w:hanging="567"/>
      </w:pPr>
      <w:rPr>
        <w:rFonts w:hint="default"/>
      </w:rPr>
    </w:lvl>
    <w:lvl w:ilvl="1">
      <w:start w:val="1"/>
      <w:numFmt w:val="decimal"/>
      <w:lvlText w:val="%1.%2."/>
      <w:lvlJc w:val="left"/>
      <w:pPr>
        <w:tabs>
          <w:tab w:val="num" w:pos="1134"/>
        </w:tabs>
        <w:ind w:left="1134" w:hanging="567"/>
      </w:pPr>
      <w:rPr>
        <w:rFonts w:hint="default"/>
        <w:b w:val="0"/>
      </w:rPr>
    </w:lvl>
    <w:lvl w:ilvl="2">
      <w:start w:val="1"/>
      <w:numFmt w:val="lowerLetter"/>
      <w:lvlText w:val="(%3)"/>
      <w:lvlJc w:val="left"/>
      <w:pPr>
        <w:tabs>
          <w:tab w:val="num" w:pos="1701"/>
        </w:tabs>
        <w:ind w:left="1701" w:hanging="567"/>
      </w:pPr>
      <w:rPr>
        <w:rFonts w:hint="default"/>
      </w:rPr>
    </w:lvl>
    <w:lvl w:ilvl="3">
      <w:start w:val="1"/>
      <w:numFmt w:val="lowerRoman"/>
      <w:lvlText w:val="(%4)"/>
      <w:lvlJc w:val="left"/>
      <w:pPr>
        <w:tabs>
          <w:tab w:val="num" w:pos="1701"/>
        </w:tabs>
        <w:ind w:left="2268" w:hanging="567"/>
      </w:pPr>
      <w:rPr>
        <w:rFonts w:ascii="Verdana" w:hAnsi="Verdana" w:hint="default"/>
        <w:sz w:val="20"/>
      </w:rPr>
    </w:lvl>
    <w:lvl w:ilvl="4">
      <w:start w:val="1"/>
      <w:numFmt w:val="decimal"/>
      <w:lvlText w:val="%1.%2.%3.%4.%5."/>
      <w:lvlJc w:val="left"/>
      <w:pPr>
        <w:tabs>
          <w:tab w:val="num" w:pos="2880"/>
        </w:tabs>
        <w:ind w:left="2232" w:hanging="792"/>
      </w:pPr>
      <w:rPr>
        <w:rFonts w:hint="default"/>
      </w:rPr>
    </w:lvl>
    <w:lvl w:ilvl="5">
      <w:start w:val="1"/>
      <w:numFmt w:val="decimal"/>
      <w:lvlText w:val="%1.%2.%3.%4.%5.%6."/>
      <w:lvlJc w:val="left"/>
      <w:pPr>
        <w:tabs>
          <w:tab w:val="num" w:pos="3240"/>
        </w:tabs>
        <w:ind w:left="2736" w:hanging="936"/>
      </w:pPr>
      <w:rPr>
        <w:rFonts w:hint="default"/>
      </w:rPr>
    </w:lvl>
    <w:lvl w:ilvl="6">
      <w:start w:val="1"/>
      <w:numFmt w:val="decimal"/>
      <w:lvlText w:val="%1.%2.%3.%4.%5.%6.%7."/>
      <w:lvlJc w:val="left"/>
      <w:pPr>
        <w:tabs>
          <w:tab w:val="num" w:pos="3960"/>
        </w:tabs>
        <w:ind w:left="3240" w:hanging="1080"/>
      </w:pPr>
      <w:rPr>
        <w:rFonts w:hint="default"/>
      </w:rPr>
    </w:lvl>
    <w:lvl w:ilvl="7">
      <w:start w:val="1"/>
      <w:numFmt w:val="decimal"/>
      <w:lvlText w:val="%1.%2.%3.%4.%5.%6.%7.%8."/>
      <w:lvlJc w:val="left"/>
      <w:pPr>
        <w:tabs>
          <w:tab w:val="num" w:pos="4680"/>
        </w:tabs>
        <w:ind w:left="3744" w:hanging="1224"/>
      </w:pPr>
      <w:rPr>
        <w:rFonts w:hint="default"/>
      </w:rPr>
    </w:lvl>
    <w:lvl w:ilvl="8">
      <w:start w:val="1"/>
      <w:numFmt w:val="decimal"/>
      <w:lvlText w:val="%1.%2.%3.%4.%5.%6.%7.%8.%9."/>
      <w:lvlJc w:val="left"/>
      <w:pPr>
        <w:tabs>
          <w:tab w:val="num" w:pos="5040"/>
        </w:tabs>
        <w:ind w:left="4320" w:hanging="1440"/>
      </w:pPr>
      <w:rPr>
        <w:rFonts w:hint="default"/>
      </w:rPr>
    </w:lvl>
  </w:abstractNum>
  <w:abstractNum w:abstractNumId="4" w15:restartNumberingAfterBreak="0">
    <w:nsid w:val="0B880E8A"/>
    <w:multiLevelType w:val="hybridMultilevel"/>
    <w:tmpl w:val="FA3A1B4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5D623C3C"/>
    <w:multiLevelType w:val="multilevel"/>
    <w:tmpl w:val="21B6C746"/>
    <w:lvl w:ilvl="0">
      <w:start w:val="8"/>
      <w:numFmt w:val="decimal"/>
      <w:lvlText w:val="%1"/>
      <w:lvlJc w:val="left"/>
      <w:pPr>
        <w:tabs>
          <w:tab w:val="num" w:pos="360"/>
        </w:tabs>
        <w:ind w:left="360" w:hanging="360"/>
      </w:pPr>
      <w:rPr>
        <w:rFonts w:hint="default"/>
      </w:rPr>
    </w:lvl>
    <w:lvl w:ilvl="1">
      <w:start w:val="2"/>
      <w:numFmt w:val="decimal"/>
      <w:lvlText w:val="%1.%2"/>
      <w:lvlJc w:val="left"/>
      <w:pPr>
        <w:tabs>
          <w:tab w:val="num" w:pos="927"/>
        </w:tabs>
        <w:ind w:left="927" w:hanging="360"/>
      </w:pPr>
      <w:rPr>
        <w:rFonts w:hint="default"/>
      </w:rPr>
    </w:lvl>
    <w:lvl w:ilvl="2">
      <w:start w:val="1"/>
      <w:numFmt w:val="decimal"/>
      <w:lvlText w:val="%1.%2.%3"/>
      <w:lvlJc w:val="left"/>
      <w:pPr>
        <w:tabs>
          <w:tab w:val="num" w:pos="1854"/>
        </w:tabs>
        <w:ind w:left="1854" w:hanging="720"/>
      </w:pPr>
      <w:rPr>
        <w:rFonts w:hint="default"/>
      </w:rPr>
    </w:lvl>
    <w:lvl w:ilvl="3">
      <w:start w:val="1"/>
      <w:numFmt w:val="decimal"/>
      <w:lvlText w:val="%1.%2.%3.%4"/>
      <w:lvlJc w:val="left"/>
      <w:pPr>
        <w:tabs>
          <w:tab w:val="num" w:pos="2421"/>
        </w:tabs>
        <w:ind w:left="2421" w:hanging="720"/>
      </w:pPr>
      <w:rPr>
        <w:rFonts w:hint="default"/>
      </w:rPr>
    </w:lvl>
    <w:lvl w:ilvl="4">
      <w:start w:val="1"/>
      <w:numFmt w:val="decimal"/>
      <w:lvlText w:val="%1.%2.%3.%4.%5"/>
      <w:lvlJc w:val="left"/>
      <w:pPr>
        <w:tabs>
          <w:tab w:val="num" w:pos="3348"/>
        </w:tabs>
        <w:ind w:left="3348" w:hanging="1080"/>
      </w:pPr>
      <w:rPr>
        <w:rFonts w:hint="default"/>
      </w:rPr>
    </w:lvl>
    <w:lvl w:ilvl="5">
      <w:start w:val="1"/>
      <w:numFmt w:val="decimal"/>
      <w:lvlText w:val="%1.%2.%3.%4.%5.%6"/>
      <w:lvlJc w:val="left"/>
      <w:pPr>
        <w:tabs>
          <w:tab w:val="num" w:pos="3915"/>
        </w:tabs>
        <w:ind w:left="3915" w:hanging="1080"/>
      </w:pPr>
      <w:rPr>
        <w:rFonts w:hint="default"/>
      </w:rPr>
    </w:lvl>
    <w:lvl w:ilvl="6">
      <w:start w:val="1"/>
      <w:numFmt w:val="decimal"/>
      <w:lvlText w:val="%1.%2.%3.%4.%5.%6.%7"/>
      <w:lvlJc w:val="left"/>
      <w:pPr>
        <w:tabs>
          <w:tab w:val="num" w:pos="4842"/>
        </w:tabs>
        <w:ind w:left="4842" w:hanging="1440"/>
      </w:pPr>
      <w:rPr>
        <w:rFonts w:hint="default"/>
      </w:rPr>
    </w:lvl>
    <w:lvl w:ilvl="7">
      <w:start w:val="1"/>
      <w:numFmt w:val="decimal"/>
      <w:lvlText w:val="%1.%2.%3.%4.%5.%6.%7.%8"/>
      <w:lvlJc w:val="left"/>
      <w:pPr>
        <w:tabs>
          <w:tab w:val="num" w:pos="5409"/>
        </w:tabs>
        <w:ind w:left="5409" w:hanging="1440"/>
      </w:pPr>
      <w:rPr>
        <w:rFonts w:hint="default"/>
      </w:rPr>
    </w:lvl>
    <w:lvl w:ilvl="8">
      <w:start w:val="1"/>
      <w:numFmt w:val="decimal"/>
      <w:lvlText w:val="%1.%2.%3.%4.%5.%6.%7.%8.%9"/>
      <w:lvlJc w:val="left"/>
      <w:pPr>
        <w:tabs>
          <w:tab w:val="num" w:pos="6336"/>
        </w:tabs>
        <w:ind w:left="6336" w:hanging="1800"/>
      </w:pPr>
      <w:rPr>
        <w:rFonts w:hint="default"/>
      </w:rPr>
    </w:lvl>
  </w:abstractNum>
  <w:abstractNum w:abstractNumId="41" w15:restartNumberingAfterBreak="0">
    <w:nsid w:val="5DB4197F"/>
    <w:multiLevelType w:val="hybridMultilevel"/>
    <w:tmpl w:val="96A81E7A"/>
    <w:lvl w:ilvl="0" w:tplc="04090001">
      <w:start w:val="1"/>
      <w:numFmt w:val="bullet"/>
      <w:lvlText w:val=""/>
      <w:lvlJc w:val="left"/>
      <w:pPr>
        <w:ind w:left="1211" w:hanging="360"/>
      </w:pPr>
      <w:rPr>
        <w:rFonts w:ascii="Symbol" w:hAnsi="Symbol" w:hint="default"/>
      </w:rPr>
    </w:lvl>
    <w:lvl w:ilvl="1" w:tplc="04090003">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42" w15:restartNumberingAfterBreak="0">
    <w:nsid w:val="60340081"/>
    <w:multiLevelType w:val="multilevel"/>
    <w:tmpl w:val="4FA281E4"/>
    <w:lvl w:ilvl="0">
      <w:start w:val="5"/>
      <w:numFmt w:val="decimal"/>
      <w:lvlText w:val="%1."/>
      <w:lvlJc w:val="left"/>
      <w:pPr>
        <w:tabs>
          <w:tab w:val="num" w:pos="567"/>
        </w:tabs>
        <w:ind w:left="567" w:hanging="567"/>
      </w:pPr>
      <w:rPr>
        <w:rFonts w:ascii="Times New Roman" w:hAnsi="Times New Roman" w:hint="default"/>
        <w:b/>
        <w:i w:val="0"/>
        <w:sz w:val="20"/>
      </w:rPr>
    </w:lvl>
    <w:lvl w:ilvl="1">
      <w:start w:val="1"/>
      <w:numFmt w:val="decimal"/>
      <w:lvlText w:val="%1.%2."/>
      <w:lvlJc w:val="left"/>
      <w:pPr>
        <w:tabs>
          <w:tab w:val="num" w:pos="567"/>
        </w:tabs>
        <w:ind w:left="567" w:hanging="567"/>
      </w:pPr>
      <w:rPr>
        <w:rFonts w:ascii="Times New Roman" w:hAnsi="Times New Roman" w:hint="default"/>
        <w:sz w:val="20"/>
      </w:rPr>
    </w:lvl>
    <w:lvl w:ilvl="2">
      <w:start w:val="1"/>
      <w:numFmt w:val="lowerLetter"/>
      <w:lvlText w:val="(%3)"/>
      <w:lvlJc w:val="left"/>
      <w:pPr>
        <w:tabs>
          <w:tab w:val="num" w:pos="1134"/>
        </w:tabs>
        <w:ind w:left="1134" w:hanging="567"/>
      </w:pPr>
      <w:rPr>
        <w:rFonts w:ascii="Times New Roman" w:hAnsi="Times New Roman" w:hint="default"/>
        <w:b w:val="0"/>
        <w:i w:val="0"/>
        <w:sz w:val="20"/>
      </w:rPr>
    </w:lvl>
    <w:lvl w:ilvl="3">
      <w:start w:val="1"/>
      <w:numFmt w:val="lowerLetter"/>
      <w:lvlText w:val="(%4)"/>
      <w:lvlJc w:val="left"/>
      <w:pPr>
        <w:tabs>
          <w:tab w:val="num" w:pos="1701"/>
        </w:tabs>
        <w:ind w:left="1701" w:hanging="567"/>
      </w:pPr>
      <w:rPr>
        <w:rFonts w:hint="default"/>
      </w:rPr>
    </w:lvl>
    <w:lvl w:ilvl="4">
      <w:start w:val="1"/>
      <w:numFmt w:val="lowerRoman"/>
      <w:lvlText w:val="(%5)"/>
      <w:lvlJc w:val="left"/>
      <w:pPr>
        <w:tabs>
          <w:tab w:val="num" w:pos="2268"/>
        </w:tabs>
        <w:ind w:left="2268" w:hanging="567"/>
      </w:pPr>
      <w:rPr>
        <w:rFonts w:hint="default"/>
      </w:rPr>
    </w:lvl>
    <w:lvl w:ilvl="5">
      <w:start w:val="1"/>
      <w:numFmt w:val="decimal"/>
      <w:lvlText w:val="%1.%2.%3.%4.%5.%6."/>
      <w:lvlJc w:val="left"/>
      <w:pPr>
        <w:tabs>
          <w:tab w:val="num" w:pos="324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4320"/>
        </w:tabs>
        <w:ind w:left="3744" w:hanging="1224"/>
      </w:pPr>
      <w:rPr>
        <w:rFonts w:hint="default"/>
      </w:rPr>
    </w:lvl>
    <w:lvl w:ilvl="8">
      <w:start w:val="1"/>
      <w:numFmt w:val="decimal"/>
      <w:lvlText w:val="%1.%2.%3.%4.%5.%6.%7.%8.%9."/>
      <w:lvlJc w:val="left"/>
      <w:pPr>
        <w:tabs>
          <w:tab w:val="num" w:pos="5040"/>
        </w:tabs>
        <w:ind w:left="4320" w:hanging="1440"/>
      </w:pPr>
      <w:rPr>
        <w:rFonts w:hint="default"/>
      </w:rPr>
    </w:lvl>
  </w:abstractNum>
  <w:abstractNum w:abstractNumId="43" w15:restartNumberingAfterBreak="0">
    <w:nsid w:val="6499058F"/>
    <w:multiLevelType w:val="hybridMultilevel"/>
    <w:tmpl w:val="16DC7F82"/>
    <w:lvl w:ilvl="0" w:tplc="0809000F">
      <w:start w:val="1"/>
      <w:numFmt w:val="decimal"/>
      <w:lvlText w:val="%1."/>
      <w:lvlJc w:val="left"/>
      <w:pPr>
        <w:ind w:left="1440" w:hanging="360"/>
      </w:pPr>
      <w:rPr>
        <w:rFonts w:hint="default"/>
      </w:rPr>
    </w:lvl>
    <w:lvl w:ilvl="1" w:tplc="08090019" w:tentative="1">
      <w:start w:val="1"/>
      <w:numFmt w:val="lowerLetter"/>
      <w:lvlText w:val="%2."/>
      <w:lvlJc w:val="left"/>
      <w:pPr>
        <w:ind w:left="2160" w:hanging="360"/>
      </w:pPr>
    </w:lvl>
    <w:lvl w:ilvl="2" w:tplc="0809001B" w:tentative="1">
      <w:start w:val="1"/>
      <w:numFmt w:val="lowerRoman"/>
      <w:lvlText w:val="%3."/>
      <w:lvlJc w:val="right"/>
      <w:pPr>
        <w:ind w:left="2880" w:hanging="180"/>
      </w:pPr>
    </w:lvl>
    <w:lvl w:ilvl="3" w:tplc="0809000F" w:tentative="1">
      <w:start w:val="1"/>
      <w:numFmt w:val="decimal"/>
      <w:lvlText w:val="%4."/>
      <w:lvlJc w:val="left"/>
      <w:pPr>
        <w:ind w:left="3600" w:hanging="360"/>
      </w:pPr>
    </w:lvl>
    <w:lvl w:ilvl="4" w:tplc="08090019" w:tentative="1">
      <w:start w:val="1"/>
      <w:numFmt w:val="lowerLetter"/>
      <w:lvlText w:val="%5."/>
      <w:lvlJc w:val="left"/>
      <w:pPr>
        <w:ind w:left="4320" w:hanging="360"/>
      </w:pPr>
    </w:lvl>
    <w:lvl w:ilvl="5" w:tplc="0809001B" w:tentative="1">
      <w:start w:val="1"/>
      <w:numFmt w:val="lowerRoman"/>
      <w:lvlText w:val="%6."/>
      <w:lvlJc w:val="right"/>
      <w:pPr>
        <w:ind w:left="5040" w:hanging="180"/>
      </w:pPr>
    </w:lvl>
    <w:lvl w:ilvl="6" w:tplc="0809000F" w:tentative="1">
      <w:start w:val="1"/>
      <w:numFmt w:val="decimal"/>
      <w:lvlText w:val="%7."/>
      <w:lvlJc w:val="left"/>
      <w:pPr>
        <w:ind w:left="5760" w:hanging="360"/>
      </w:pPr>
    </w:lvl>
    <w:lvl w:ilvl="7" w:tplc="08090019" w:tentative="1">
      <w:start w:val="1"/>
      <w:numFmt w:val="lowerLetter"/>
      <w:lvlText w:val="%8."/>
      <w:lvlJc w:val="left"/>
      <w:pPr>
        <w:ind w:left="6480" w:hanging="360"/>
      </w:pPr>
    </w:lvl>
    <w:lvl w:ilvl="8" w:tplc="0809001B" w:tentative="1">
      <w:start w:val="1"/>
      <w:numFmt w:val="lowerRoman"/>
      <w:lvlText w:val="%9."/>
      <w:lvlJc w:val="right"/>
      <w:pPr>
        <w:ind w:left="7200" w:hanging="180"/>
      </w:pPr>
    </w:lvl>
  </w:abstractNum>
  <w:abstractNum w:abstractNumId="44" w15:restartNumberingAfterBreak="0">
    <w:nsid w:val="64C533CD"/>
    <w:multiLevelType w:val="multilevel"/>
    <w:tmpl w:val="19FC5AD2"/>
    <w:lvl w:ilvl="0">
      <w:start w:val="1"/>
      <w:numFmt w:val="bullet"/>
      <w:lvlText w:val=""/>
      <w:lvlJc w:val="left"/>
      <w:pPr>
        <w:tabs>
          <w:tab w:val="num" w:pos="360"/>
        </w:tabs>
        <w:ind w:left="360" w:hanging="360"/>
      </w:pPr>
      <w:rPr>
        <w:rFonts w:ascii="Symbol" w:hAnsi="Symbol" w:hint="default"/>
        <w:b/>
        <w:i w:val="0"/>
        <w:sz w:val="20"/>
      </w:rPr>
    </w:lvl>
    <w:lvl w:ilvl="1">
      <w:start w:val="1"/>
      <w:numFmt w:val="decimal"/>
      <w:lvlText w:val="%1.%2."/>
      <w:lvlJc w:val="left"/>
      <w:pPr>
        <w:tabs>
          <w:tab w:val="num" w:pos="567"/>
        </w:tabs>
        <w:ind w:left="567" w:hanging="567"/>
      </w:pPr>
      <w:rPr>
        <w:rFonts w:ascii="Times New Roman" w:hAnsi="Times New Roman" w:hint="default"/>
        <w:sz w:val="20"/>
      </w:rPr>
    </w:lvl>
    <w:lvl w:ilvl="2">
      <w:start w:val="1"/>
      <w:numFmt w:val="lowerLetter"/>
      <w:lvlText w:val="(%3)"/>
      <w:lvlJc w:val="left"/>
      <w:pPr>
        <w:tabs>
          <w:tab w:val="num" w:pos="1134"/>
        </w:tabs>
        <w:ind w:left="1134" w:hanging="567"/>
      </w:pPr>
      <w:rPr>
        <w:rFonts w:ascii="Times New Roman" w:hAnsi="Times New Roman" w:hint="default"/>
        <w:b w:val="0"/>
        <w:i w:val="0"/>
        <w:sz w:val="20"/>
      </w:rPr>
    </w:lvl>
    <w:lvl w:ilvl="3">
      <w:start w:val="1"/>
      <w:numFmt w:val="lowerLetter"/>
      <w:lvlText w:val="(%4)"/>
      <w:lvlJc w:val="left"/>
      <w:pPr>
        <w:tabs>
          <w:tab w:val="num" w:pos="1701"/>
        </w:tabs>
        <w:ind w:left="1701" w:hanging="567"/>
      </w:pPr>
      <w:rPr>
        <w:rFonts w:hint="default"/>
      </w:rPr>
    </w:lvl>
    <w:lvl w:ilvl="4">
      <w:start w:val="1"/>
      <w:numFmt w:val="lowerRoman"/>
      <w:lvlText w:val="(%5)"/>
      <w:lvlJc w:val="left"/>
      <w:pPr>
        <w:tabs>
          <w:tab w:val="num" w:pos="2268"/>
        </w:tabs>
        <w:ind w:left="2268" w:hanging="567"/>
      </w:pPr>
      <w:rPr>
        <w:rFonts w:hint="default"/>
      </w:rPr>
    </w:lvl>
    <w:lvl w:ilvl="5">
      <w:start w:val="1"/>
      <w:numFmt w:val="decimal"/>
      <w:lvlText w:val="%1.%2.%3.%4.%5.%6."/>
      <w:lvlJc w:val="left"/>
      <w:pPr>
        <w:tabs>
          <w:tab w:val="num" w:pos="324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4320"/>
        </w:tabs>
        <w:ind w:left="3744" w:hanging="1224"/>
      </w:pPr>
      <w:rPr>
        <w:rFonts w:hint="default"/>
      </w:rPr>
    </w:lvl>
    <w:lvl w:ilvl="8">
      <w:start w:val="1"/>
      <w:numFmt w:val="decimal"/>
      <w:lvlText w:val="%1.%2.%3.%4.%5.%6.%7.%8.%9."/>
      <w:lvlJc w:val="left"/>
      <w:pPr>
        <w:tabs>
          <w:tab w:val="num" w:pos="5040"/>
        </w:tabs>
        <w:ind w:left="4320" w:hanging="1440"/>
      </w:pPr>
      <w:rPr>
        <w:rFonts w:hint="default"/>
      </w:rPr>
    </w:lvl>
  </w:abstractNum>
  <w:abstractNum w:abstractNumId="45" w15:restartNumberingAfterBreak="0">
    <w:nsid w:val="680C5E93"/>
    <w:multiLevelType w:val="hybridMultilevel"/>
    <w:tmpl w:val="8B1C290E"/>
    <w:lvl w:ilvl="0" w:tplc="083C2938">
      <w:start w:val="1"/>
      <w:numFmt w:val="bullet"/>
      <w:lvlText w:val=""/>
      <w:lvlJc w:val="left"/>
      <w:pPr>
        <w:tabs>
          <w:tab w:val="num" w:pos="720"/>
        </w:tabs>
        <w:ind w:left="720" w:hanging="360"/>
      </w:pPr>
      <w:rPr>
        <w:rFonts w:ascii="Symbol" w:hAnsi="Symbol" w:hint="default"/>
        <w:color w:val="auto"/>
      </w:rPr>
    </w:lvl>
    <w:lvl w:ilvl="1" w:tplc="AD4CB68C" w:tentative="1">
      <w:start w:val="1"/>
      <w:numFmt w:val="bullet"/>
      <w:lvlText w:val="o"/>
      <w:lvlJc w:val="left"/>
      <w:pPr>
        <w:tabs>
          <w:tab w:val="num" w:pos="1440"/>
        </w:tabs>
        <w:ind w:left="1440" w:hanging="360"/>
      </w:pPr>
      <w:rPr>
        <w:rFonts w:ascii="Courier New" w:hAnsi="Courier New" w:cs="Courier New" w:hint="default"/>
      </w:rPr>
    </w:lvl>
    <w:lvl w:ilvl="2" w:tplc="BFC0B5C8" w:tentative="1">
      <w:start w:val="1"/>
      <w:numFmt w:val="bullet"/>
      <w:lvlText w:val=""/>
      <w:lvlJc w:val="left"/>
      <w:pPr>
        <w:tabs>
          <w:tab w:val="num" w:pos="2160"/>
        </w:tabs>
        <w:ind w:left="2160" w:hanging="360"/>
      </w:pPr>
      <w:rPr>
        <w:rFonts w:ascii="Wingdings" w:hAnsi="Wingdings" w:hint="default"/>
      </w:rPr>
    </w:lvl>
    <w:lvl w:ilvl="3" w:tplc="5FFCA7DC" w:tentative="1">
      <w:start w:val="1"/>
      <w:numFmt w:val="bullet"/>
      <w:lvlText w:val=""/>
      <w:lvlJc w:val="left"/>
      <w:pPr>
        <w:tabs>
          <w:tab w:val="num" w:pos="2880"/>
        </w:tabs>
        <w:ind w:left="2880" w:hanging="360"/>
      </w:pPr>
      <w:rPr>
        <w:rFonts w:ascii="Symbol" w:hAnsi="Symbol" w:hint="default"/>
      </w:rPr>
    </w:lvl>
    <w:lvl w:ilvl="4" w:tplc="49A4996C" w:tentative="1">
      <w:start w:val="1"/>
      <w:numFmt w:val="bullet"/>
      <w:lvlText w:val="o"/>
      <w:lvlJc w:val="left"/>
      <w:pPr>
        <w:tabs>
          <w:tab w:val="num" w:pos="3600"/>
        </w:tabs>
        <w:ind w:left="3600" w:hanging="360"/>
      </w:pPr>
      <w:rPr>
        <w:rFonts w:ascii="Courier New" w:hAnsi="Courier New" w:cs="Courier New" w:hint="default"/>
      </w:rPr>
    </w:lvl>
    <w:lvl w:ilvl="5" w:tplc="57142140" w:tentative="1">
      <w:start w:val="1"/>
      <w:numFmt w:val="bullet"/>
      <w:lvlText w:val=""/>
      <w:lvlJc w:val="left"/>
      <w:pPr>
        <w:tabs>
          <w:tab w:val="num" w:pos="4320"/>
        </w:tabs>
        <w:ind w:left="4320" w:hanging="360"/>
      </w:pPr>
      <w:rPr>
        <w:rFonts w:ascii="Wingdings" w:hAnsi="Wingdings" w:hint="default"/>
      </w:rPr>
    </w:lvl>
    <w:lvl w:ilvl="6" w:tplc="041C25D8" w:tentative="1">
      <w:start w:val="1"/>
      <w:numFmt w:val="bullet"/>
      <w:lvlText w:val=""/>
      <w:lvlJc w:val="left"/>
      <w:pPr>
        <w:tabs>
          <w:tab w:val="num" w:pos="5040"/>
        </w:tabs>
        <w:ind w:left="5040" w:hanging="360"/>
      </w:pPr>
      <w:rPr>
        <w:rFonts w:ascii="Symbol" w:hAnsi="Symbol" w:hint="default"/>
      </w:rPr>
    </w:lvl>
    <w:lvl w:ilvl="7" w:tplc="39500502" w:tentative="1">
      <w:start w:val="1"/>
      <w:numFmt w:val="bullet"/>
      <w:lvlText w:val="o"/>
      <w:lvlJc w:val="left"/>
      <w:pPr>
        <w:tabs>
          <w:tab w:val="num" w:pos="5760"/>
        </w:tabs>
        <w:ind w:left="5760" w:hanging="360"/>
      </w:pPr>
      <w:rPr>
        <w:rFonts w:ascii="Courier New" w:hAnsi="Courier New" w:cs="Courier New" w:hint="default"/>
      </w:rPr>
    </w:lvl>
    <w:lvl w:ilvl="8" w:tplc="7D025074" w:tentative="1">
      <w:start w:val="1"/>
      <w:numFmt w:val="bullet"/>
      <w:lvlText w:val=""/>
      <w:lvlJc w:val="left"/>
      <w:pPr>
        <w:tabs>
          <w:tab w:val="num" w:pos="6480"/>
        </w:tabs>
        <w:ind w:left="6480" w:hanging="360"/>
      </w:pPr>
      <w:rPr>
        <w:rFonts w:ascii="Wingdings" w:hAnsi="Wingdings" w:hint="default"/>
      </w:rPr>
    </w:lvl>
  </w:abstractNum>
  <w:abstractNum w:abstractNumId="46" w15:restartNumberingAfterBreak="0">
    <w:nsid w:val="69F40227"/>
    <w:multiLevelType w:val="hybridMultilevel"/>
    <w:tmpl w:val="77A0BA20"/>
    <w:lvl w:ilvl="0" w:tplc="708AD754">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47" w15:restartNumberingAfterBreak="0">
    <w:nsid w:val="6BAD19A2"/>
    <w:multiLevelType w:val="hybridMultilevel"/>
    <w:tmpl w:val="058063DA"/>
    <w:lvl w:ilvl="0" w:tplc="0813000F">
      <w:start w:val="1"/>
      <w:numFmt w:val="decimal"/>
      <w:lvlText w:val="%1."/>
      <w:lvlJc w:val="left"/>
      <w:pPr>
        <w:ind w:left="1440" w:hanging="360"/>
      </w:pPr>
    </w:lvl>
    <w:lvl w:ilvl="1" w:tplc="08130019" w:tentative="1">
      <w:start w:val="1"/>
      <w:numFmt w:val="lowerLetter"/>
      <w:lvlText w:val="%2."/>
      <w:lvlJc w:val="left"/>
      <w:pPr>
        <w:ind w:left="2160" w:hanging="360"/>
      </w:pPr>
    </w:lvl>
    <w:lvl w:ilvl="2" w:tplc="0813001B" w:tentative="1">
      <w:start w:val="1"/>
      <w:numFmt w:val="lowerRoman"/>
      <w:lvlText w:val="%3."/>
      <w:lvlJc w:val="right"/>
      <w:pPr>
        <w:ind w:left="2880" w:hanging="180"/>
      </w:pPr>
    </w:lvl>
    <w:lvl w:ilvl="3" w:tplc="0813000F" w:tentative="1">
      <w:start w:val="1"/>
      <w:numFmt w:val="decimal"/>
      <w:lvlText w:val="%4."/>
      <w:lvlJc w:val="left"/>
      <w:pPr>
        <w:ind w:left="3600" w:hanging="360"/>
      </w:pPr>
    </w:lvl>
    <w:lvl w:ilvl="4" w:tplc="08130019" w:tentative="1">
      <w:start w:val="1"/>
      <w:numFmt w:val="lowerLetter"/>
      <w:lvlText w:val="%5."/>
      <w:lvlJc w:val="left"/>
      <w:pPr>
        <w:ind w:left="4320" w:hanging="360"/>
      </w:pPr>
    </w:lvl>
    <w:lvl w:ilvl="5" w:tplc="0813001B" w:tentative="1">
      <w:start w:val="1"/>
      <w:numFmt w:val="lowerRoman"/>
      <w:lvlText w:val="%6."/>
      <w:lvlJc w:val="right"/>
      <w:pPr>
        <w:ind w:left="5040" w:hanging="180"/>
      </w:pPr>
    </w:lvl>
    <w:lvl w:ilvl="6" w:tplc="0813000F" w:tentative="1">
      <w:start w:val="1"/>
      <w:numFmt w:val="decimal"/>
      <w:lvlText w:val="%7."/>
      <w:lvlJc w:val="left"/>
      <w:pPr>
        <w:ind w:left="5760" w:hanging="360"/>
      </w:pPr>
    </w:lvl>
    <w:lvl w:ilvl="7" w:tplc="08130019" w:tentative="1">
      <w:start w:val="1"/>
      <w:numFmt w:val="lowerLetter"/>
      <w:lvlText w:val="%8."/>
      <w:lvlJc w:val="left"/>
      <w:pPr>
        <w:ind w:left="6480" w:hanging="360"/>
      </w:pPr>
    </w:lvl>
    <w:lvl w:ilvl="8" w:tplc="0813001B" w:tentative="1">
      <w:start w:val="1"/>
      <w:numFmt w:val="lowerRoman"/>
      <w:lvlText w:val="%9."/>
      <w:lvlJc w:val="right"/>
      <w:pPr>
        <w:ind w:left="7200" w:hanging="180"/>
      </w:pPr>
    </w:lvl>
  </w:abstractNum>
  <w:abstractNum w:abstractNumId="48" w15:restartNumberingAfterBreak="0">
    <w:nsid w:val="6C2D3B55"/>
    <w:multiLevelType w:val="singleLevel"/>
    <w:tmpl w:val="FFFFFFFF"/>
    <w:lvl w:ilvl="0">
      <w:start w:val="1"/>
      <w:numFmt w:val="bullet"/>
      <w:lvlText w:val=""/>
      <w:legacy w:legacy="1" w:legacySpace="0" w:legacyIndent="283"/>
      <w:lvlJc w:val="left"/>
      <w:pPr>
        <w:ind w:left="283" w:hanging="283"/>
      </w:pPr>
      <w:rPr>
        <w:rFonts w:ascii="Symbol" w:hAnsi="Symbol" w:hint="default"/>
      </w:rPr>
    </w:lvl>
  </w:abstractNum>
  <w:abstractNum w:abstractNumId="49" w15:restartNumberingAfterBreak="0">
    <w:nsid w:val="7008218A"/>
    <w:multiLevelType w:val="hybridMultilevel"/>
    <w:tmpl w:val="E03C07BA"/>
    <w:lvl w:ilvl="0" w:tplc="90A2F98A">
      <w:start w:val="1"/>
      <w:numFmt w:val="bullet"/>
      <w:lvlText w:val=""/>
      <w:lvlJc w:val="left"/>
      <w:pPr>
        <w:tabs>
          <w:tab w:val="num" w:pos="780"/>
        </w:tabs>
        <w:ind w:left="780" w:hanging="360"/>
      </w:pPr>
      <w:rPr>
        <w:rFonts w:ascii="Symbol" w:hAnsi="Symbol" w:hint="default"/>
      </w:rPr>
    </w:lvl>
    <w:lvl w:ilvl="1" w:tplc="AB3480EE" w:tentative="1">
      <w:start w:val="1"/>
      <w:numFmt w:val="bullet"/>
      <w:pStyle w:val="Style1"/>
      <w:lvlText w:val="o"/>
      <w:lvlJc w:val="left"/>
      <w:pPr>
        <w:tabs>
          <w:tab w:val="num" w:pos="1500"/>
        </w:tabs>
        <w:ind w:left="1500" w:hanging="360"/>
      </w:pPr>
      <w:rPr>
        <w:rFonts w:ascii="Courier New" w:hAnsi="Courier New" w:hint="default"/>
      </w:rPr>
    </w:lvl>
    <w:lvl w:ilvl="2" w:tplc="9386F06A" w:tentative="1">
      <w:start w:val="1"/>
      <w:numFmt w:val="bullet"/>
      <w:lvlText w:val=""/>
      <w:lvlJc w:val="left"/>
      <w:pPr>
        <w:tabs>
          <w:tab w:val="num" w:pos="2220"/>
        </w:tabs>
        <w:ind w:left="2220" w:hanging="360"/>
      </w:pPr>
      <w:rPr>
        <w:rFonts w:ascii="Wingdings" w:hAnsi="Wingdings" w:hint="default"/>
      </w:rPr>
    </w:lvl>
    <w:lvl w:ilvl="3" w:tplc="C80E78F0" w:tentative="1">
      <w:start w:val="1"/>
      <w:numFmt w:val="bullet"/>
      <w:lvlText w:val=""/>
      <w:lvlJc w:val="left"/>
      <w:pPr>
        <w:tabs>
          <w:tab w:val="num" w:pos="2940"/>
        </w:tabs>
        <w:ind w:left="2940" w:hanging="360"/>
      </w:pPr>
      <w:rPr>
        <w:rFonts w:ascii="Symbol" w:hAnsi="Symbol" w:hint="default"/>
      </w:rPr>
    </w:lvl>
    <w:lvl w:ilvl="4" w:tplc="31422894" w:tentative="1">
      <w:start w:val="1"/>
      <w:numFmt w:val="bullet"/>
      <w:lvlText w:val="o"/>
      <w:lvlJc w:val="left"/>
      <w:pPr>
        <w:tabs>
          <w:tab w:val="num" w:pos="3660"/>
        </w:tabs>
        <w:ind w:left="3660" w:hanging="360"/>
      </w:pPr>
      <w:rPr>
        <w:rFonts w:ascii="Courier New" w:hAnsi="Courier New" w:hint="default"/>
      </w:rPr>
    </w:lvl>
    <w:lvl w:ilvl="5" w:tplc="12EC5692" w:tentative="1">
      <w:start w:val="1"/>
      <w:numFmt w:val="bullet"/>
      <w:lvlText w:val=""/>
      <w:lvlJc w:val="left"/>
      <w:pPr>
        <w:tabs>
          <w:tab w:val="num" w:pos="4380"/>
        </w:tabs>
        <w:ind w:left="4380" w:hanging="360"/>
      </w:pPr>
      <w:rPr>
        <w:rFonts w:ascii="Wingdings" w:hAnsi="Wingdings" w:hint="default"/>
      </w:rPr>
    </w:lvl>
    <w:lvl w:ilvl="6" w:tplc="78805402" w:tentative="1">
      <w:start w:val="1"/>
      <w:numFmt w:val="bullet"/>
      <w:lvlText w:val=""/>
      <w:lvlJc w:val="left"/>
      <w:pPr>
        <w:tabs>
          <w:tab w:val="num" w:pos="5100"/>
        </w:tabs>
        <w:ind w:left="5100" w:hanging="360"/>
      </w:pPr>
      <w:rPr>
        <w:rFonts w:ascii="Symbol" w:hAnsi="Symbol" w:hint="default"/>
      </w:rPr>
    </w:lvl>
    <w:lvl w:ilvl="7" w:tplc="4D286E78" w:tentative="1">
      <w:start w:val="1"/>
      <w:numFmt w:val="bullet"/>
      <w:lvlText w:val="o"/>
      <w:lvlJc w:val="left"/>
      <w:pPr>
        <w:tabs>
          <w:tab w:val="num" w:pos="5820"/>
        </w:tabs>
        <w:ind w:left="5820" w:hanging="360"/>
      </w:pPr>
      <w:rPr>
        <w:rFonts w:ascii="Courier New" w:hAnsi="Courier New" w:hint="default"/>
      </w:rPr>
    </w:lvl>
    <w:lvl w:ilvl="8" w:tplc="57385C76" w:tentative="1">
      <w:start w:val="1"/>
      <w:numFmt w:val="bullet"/>
      <w:lvlText w:val=""/>
      <w:lvlJc w:val="left"/>
      <w:pPr>
        <w:tabs>
          <w:tab w:val="num" w:pos="6540"/>
        </w:tabs>
        <w:ind w:left="6540" w:hanging="360"/>
      </w:pPr>
      <w:rPr>
        <w:rFonts w:ascii="Wingdings" w:hAnsi="Wingdings" w:hint="default"/>
      </w:rPr>
    </w:lvl>
  </w:abstractNum>
  <w:abstractNum w:abstractNumId="5" w15:restartNumberingAfterBreak="0">
    <w:nsid w:val="0CC46B8F"/>
    <w:multiLevelType w:val="hybridMultilevel"/>
    <w:tmpl w:val="8ADC9A9E"/>
    <w:lvl w:ilvl="0" w:tplc="04090001">
      <w:start w:val="1"/>
      <w:numFmt w:val="bullet"/>
      <w:lvlText w:val=""/>
      <w:lvlJc w:val="left"/>
      <w:pPr>
        <w:tabs>
          <w:tab w:val="num" w:pos="1287"/>
        </w:tabs>
        <w:ind w:left="1287" w:hanging="360"/>
      </w:pPr>
      <w:rPr>
        <w:rFonts w:ascii="Symbol" w:hAnsi="Symbol" w:hint="default"/>
      </w:rPr>
    </w:lvl>
    <w:lvl w:ilvl="1" w:tplc="04090003" w:tentative="1">
      <w:start w:val="1"/>
      <w:numFmt w:val="bullet"/>
      <w:lvlText w:val="o"/>
      <w:lvlJc w:val="left"/>
      <w:pPr>
        <w:tabs>
          <w:tab w:val="num" w:pos="2007"/>
        </w:tabs>
        <w:ind w:left="2007" w:hanging="360"/>
      </w:pPr>
      <w:rPr>
        <w:rFonts w:ascii="Courier New" w:hAnsi="Courier New" w:cs="Courier New" w:hint="default"/>
      </w:rPr>
    </w:lvl>
    <w:lvl w:ilvl="2" w:tplc="04090005" w:tentative="1">
      <w:start w:val="1"/>
      <w:numFmt w:val="bullet"/>
      <w:lvlText w:val=""/>
      <w:lvlJc w:val="left"/>
      <w:pPr>
        <w:tabs>
          <w:tab w:val="num" w:pos="2727"/>
        </w:tabs>
        <w:ind w:left="2727" w:hanging="360"/>
      </w:pPr>
      <w:rPr>
        <w:rFonts w:ascii="Wingdings" w:hAnsi="Wingdings" w:hint="default"/>
      </w:rPr>
    </w:lvl>
    <w:lvl w:ilvl="3" w:tplc="04090001" w:tentative="1">
      <w:start w:val="1"/>
      <w:numFmt w:val="bullet"/>
      <w:lvlText w:val=""/>
      <w:lvlJc w:val="left"/>
      <w:pPr>
        <w:tabs>
          <w:tab w:val="num" w:pos="3447"/>
        </w:tabs>
        <w:ind w:left="3447" w:hanging="360"/>
      </w:pPr>
      <w:rPr>
        <w:rFonts w:ascii="Symbol" w:hAnsi="Symbol" w:hint="default"/>
      </w:rPr>
    </w:lvl>
    <w:lvl w:ilvl="4" w:tplc="04090003" w:tentative="1">
      <w:start w:val="1"/>
      <w:numFmt w:val="bullet"/>
      <w:lvlText w:val="o"/>
      <w:lvlJc w:val="left"/>
      <w:pPr>
        <w:tabs>
          <w:tab w:val="num" w:pos="4167"/>
        </w:tabs>
        <w:ind w:left="4167" w:hanging="360"/>
      </w:pPr>
      <w:rPr>
        <w:rFonts w:ascii="Courier New" w:hAnsi="Courier New" w:cs="Courier New" w:hint="default"/>
      </w:rPr>
    </w:lvl>
    <w:lvl w:ilvl="5" w:tplc="04090005" w:tentative="1">
      <w:start w:val="1"/>
      <w:numFmt w:val="bullet"/>
      <w:lvlText w:val=""/>
      <w:lvlJc w:val="left"/>
      <w:pPr>
        <w:tabs>
          <w:tab w:val="num" w:pos="4887"/>
        </w:tabs>
        <w:ind w:left="4887" w:hanging="360"/>
      </w:pPr>
      <w:rPr>
        <w:rFonts w:ascii="Wingdings" w:hAnsi="Wingdings" w:hint="default"/>
      </w:rPr>
    </w:lvl>
    <w:lvl w:ilvl="6" w:tplc="04090001" w:tentative="1">
      <w:start w:val="1"/>
      <w:numFmt w:val="bullet"/>
      <w:lvlText w:val=""/>
      <w:lvlJc w:val="left"/>
      <w:pPr>
        <w:tabs>
          <w:tab w:val="num" w:pos="5607"/>
        </w:tabs>
        <w:ind w:left="5607" w:hanging="360"/>
      </w:pPr>
      <w:rPr>
        <w:rFonts w:ascii="Symbol" w:hAnsi="Symbol" w:hint="default"/>
      </w:rPr>
    </w:lvl>
    <w:lvl w:ilvl="7" w:tplc="04090003" w:tentative="1">
      <w:start w:val="1"/>
      <w:numFmt w:val="bullet"/>
      <w:lvlText w:val="o"/>
      <w:lvlJc w:val="left"/>
      <w:pPr>
        <w:tabs>
          <w:tab w:val="num" w:pos="6327"/>
        </w:tabs>
        <w:ind w:left="6327" w:hanging="360"/>
      </w:pPr>
      <w:rPr>
        <w:rFonts w:ascii="Courier New" w:hAnsi="Courier New" w:cs="Courier New" w:hint="default"/>
      </w:rPr>
    </w:lvl>
    <w:lvl w:ilvl="8" w:tplc="04090005" w:tentative="1">
      <w:start w:val="1"/>
      <w:numFmt w:val="bullet"/>
      <w:lvlText w:val=""/>
      <w:lvlJc w:val="left"/>
      <w:pPr>
        <w:tabs>
          <w:tab w:val="num" w:pos="7047"/>
        </w:tabs>
        <w:ind w:left="7047" w:hanging="360"/>
      </w:pPr>
      <w:rPr>
        <w:rFonts w:ascii="Wingdings" w:hAnsi="Wingdings" w:hint="default"/>
      </w:rPr>
    </w:lvl>
  </w:abstractNum>
  <w:abstractNum w:abstractNumId="50" w15:restartNumberingAfterBreak="0">
    <w:nsid w:val="7651616F"/>
    <w:multiLevelType w:val="hybridMultilevel"/>
    <w:tmpl w:val="647C571E"/>
    <w:lvl w:ilvl="0" w:tplc="22660AAC">
      <w:start w:val="1"/>
      <w:numFmt w:val="bullet"/>
      <w:lvlText w:val=""/>
      <w:lvlJc w:val="left"/>
      <w:pPr>
        <w:ind w:left="1854" w:hanging="360"/>
      </w:pPr>
      <w:rPr>
        <w:rFonts w:ascii="Symbol" w:hAnsi="Symbol" w:hint="default"/>
      </w:rPr>
    </w:lvl>
    <w:lvl w:ilvl="1" w:tplc="AA563A7C" w:tentative="1">
      <w:start w:val="1"/>
      <w:numFmt w:val="bullet"/>
      <w:lvlText w:val="o"/>
      <w:lvlJc w:val="left"/>
      <w:pPr>
        <w:ind w:left="2574" w:hanging="360"/>
      </w:pPr>
      <w:rPr>
        <w:rFonts w:ascii="Courier New" w:hAnsi="Courier New" w:cs="Courier New" w:hint="default"/>
      </w:rPr>
    </w:lvl>
    <w:lvl w:ilvl="2" w:tplc="FFB69EE4" w:tentative="1">
      <w:start w:val="1"/>
      <w:numFmt w:val="bullet"/>
      <w:lvlText w:val=""/>
      <w:lvlJc w:val="left"/>
      <w:pPr>
        <w:ind w:left="3294" w:hanging="360"/>
      </w:pPr>
      <w:rPr>
        <w:rFonts w:ascii="Wingdings" w:hAnsi="Wingdings" w:hint="default"/>
      </w:rPr>
    </w:lvl>
    <w:lvl w:ilvl="3" w:tplc="3ECC70D2" w:tentative="1">
      <w:start w:val="1"/>
      <w:numFmt w:val="bullet"/>
      <w:lvlText w:val=""/>
      <w:lvlJc w:val="left"/>
      <w:pPr>
        <w:ind w:left="4014" w:hanging="360"/>
      </w:pPr>
      <w:rPr>
        <w:rFonts w:ascii="Symbol" w:hAnsi="Symbol" w:hint="default"/>
      </w:rPr>
    </w:lvl>
    <w:lvl w:ilvl="4" w:tplc="B5B20C74" w:tentative="1">
      <w:start w:val="1"/>
      <w:numFmt w:val="bullet"/>
      <w:lvlText w:val="o"/>
      <w:lvlJc w:val="left"/>
      <w:pPr>
        <w:ind w:left="4734" w:hanging="360"/>
      </w:pPr>
      <w:rPr>
        <w:rFonts w:ascii="Courier New" w:hAnsi="Courier New" w:cs="Courier New" w:hint="default"/>
      </w:rPr>
    </w:lvl>
    <w:lvl w:ilvl="5" w:tplc="08340BA2" w:tentative="1">
      <w:start w:val="1"/>
      <w:numFmt w:val="bullet"/>
      <w:lvlText w:val=""/>
      <w:lvlJc w:val="left"/>
      <w:pPr>
        <w:ind w:left="5454" w:hanging="360"/>
      </w:pPr>
      <w:rPr>
        <w:rFonts w:ascii="Wingdings" w:hAnsi="Wingdings" w:hint="default"/>
      </w:rPr>
    </w:lvl>
    <w:lvl w:ilvl="6" w:tplc="AF02515E" w:tentative="1">
      <w:start w:val="1"/>
      <w:numFmt w:val="bullet"/>
      <w:lvlText w:val=""/>
      <w:lvlJc w:val="left"/>
      <w:pPr>
        <w:ind w:left="6174" w:hanging="360"/>
      </w:pPr>
      <w:rPr>
        <w:rFonts w:ascii="Symbol" w:hAnsi="Symbol" w:hint="default"/>
      </w:rPr>
    </w:lvl>
    <w:lvl w:ilvl="7" w:tplc="D77AF91E" w:tentative="1">
      <w:start w:val="1"/>
      <w:numFmt w:val="bullet"/>
      <w:lvlText w:val="o"/>
      <w:lvlJc w:val="left"/>
      <w:pPr>
        <w:ind w:left="6894" w:hanging="360"/>
      </w:pPr>
      <w:rPr>
        <w:rFonts w:ascii="Courier New" w:hAnsi="Courier New" w:cs="Courier New" w:hint="default"/>
      </w:rPr>
    </w:lvl>
    <w:lvl w:ilvl="8" w:tplc="B6B4C8B0" w:tentative="1">
      <w:start w:val="1"/>
      <w:numFmt w:val="bullet"/>
      <w:lvlText w:val=""/>
      <w:lvlJc w:val="left"/>
      <w:pPr>
        <w:ind w:left="7614" w:hanging="360"/>
      </w:pPr>
      <w:rPr>
        <w:rFonts w:ascii="Wingdings" w:hAnsi="Wingdings" w:hint="default"/>
      </w:rPr>
    </w:lvl>
  </w:abstractNum>
  <w:abstractNum w:abstractNumId="51" w15:restartNumberingAfterBreak="0">
    <w:nsid w:val="79AA331D"/>
    <w:multiLevelType w:val="multilevel"/>
    <w:tmpl w:val="A740F4E6"/>
    <w:lvl w:ilvl="0">
      <w:start w:val="1"/>
      <w:numFmt w:val="bullet"/>
      <w:lvlText w:val=""/>
      <w:lvlJc w:val="left"/>
      <w:pPr>
        <w:tabs>
          <w:tab w:val="num" w:pos="1134"/>
        </w:tabs>
        <w:ind w:left="1134" w:hanging="567"/>
      </w:pPr>
      <w:rPr>
        <w:rFonts w:ascii="Symbol" w:hAnsi="Symbol" w:hint="default"/>
        <w:b/>
        <w:i w:val="0"/>
        <w:sz w:val="20"/>
      </w:rPr>
    </w:lvl>
    <w:lvl w:ilvl="1">
      <w:start w:val="1"/>
      <w:numFmt w:val="decimal"/>
      <w:lvlText w:val="%1.%2."/>
      <w:lvlJc w:val="left"/>
      <w:pPr>
        <w:tabs>
          <w:tab w:val="num" w:pos="1134"/>
        </w:tabs>
        <w:ind w:left="1134" w:hanging="567"/>
      </w:pPr>
      <w:rPr>
        <w:rFonts w:ascii="Times New Roman" w:hAnsi="Times New Roman" w:hint="default"/>
        <w:sz w:val="20"/>
      </w:rPr>
    </w:lvl>
    <w:lvl w:ilvl="2">
      <w:start w:val="1"/>
      <w:numFmt w:val="lowerLetter"/>
      <w:lvlText w:val="(%3)"/>
      <w:lvlJc w:val="left"/>
      <w:pPr>
        <w:tabs>
          <w:tab w:val="num" w:pos="1701"/>
        </w:tabs>
        <w:ind w:left="1701" w:hanging="567"/>
      </w:pPr>
      <w:rPr>
        <w:rFonts w:ascii="Times New Roman" w:hAnsi="Times New Roman" w:hint="default"/>
        <w:b w:val="0"/>
        <w:i w:val="0"/>
        <w:sz w:val="20"/>
      </w:rPr>
    </w:lvl>
    <w:lvl w:ilvl="3">
      <w:start w:val="1"/>
      <w:numFmt w:val="lowerLetter"/>
      <w:lvlText w:val="(%4)"/>
      <w:lvlJc w:val="left"/>
      <w:pPr>
        <w:tabs>
          <w:tab w:val="num" w:pos="2268"/>
        </w:tabs>
        <w:ind w:left="2268" w:hanging="567"/>
      </w:pPr>
      <w:rPr>
        <w:rFonts w:hint="default"/>
      </w:rPr>
    </w:lvl>
    <w:lvl w:ilvl="4">
      <w:start w:val="1"/>
      <w:numFmt w:val="lowerRoman"/>
      <w:lvlText w:val="(%5)"/>
      <w:lvlJc w:val="left"/>
      <w:pPr>
        <w:tabs>
          <w:tab w:val="num" w:pos="2835"/>
        </w:tabs>
        <w:ind w:left="2835" w:hanging="567"/>
      </w:pPr>
      <w:rPr>
        <w:rFonts w:hint="default"/>
      </w:rPr>
    </w:lvl>
    <w:lvl w:ilvl="5">
      <w:start w:val="1"/>
      <w:numFmt w:val="decimal"/>
      <w:lvlText w:val="%1.%2.%3.%4.%5.%6."/>
      <w:lvlJc w:val="left"/>
      <w:pPr>
        <w:tabs>
          <w:tab w:val="num" w:pos="3807"/>
        </w:tabs>
        <w:ind w:left="3303" w:hanging="936"/>
      </w:pPr>
      <w:rPr>
        <w:rFonts w:hint="default"/>
      </w:rPr>
    </w:lvl>
    <w:lvl w:ilvl="6">
      <w:start w:val="1"/>
      <w:numFmt w:val="decimal"/>
      <w:lvlText w:val="%1.%2.%3.%4.%5.%6.%7."/>
      <w:lvlJc w:val="left"/>
      <w:pPr>
        <w:tabs>
          <w:tab w:val="num" w:pos="4167"/>
        </w:tabs>
        <w:ind w:left="3807" w:hanging="1080"/>
      </w:pPr>
      <w:rPr>
        <w:rFonts w:hint="default"/>
      </w:rPr>
    </w:lvl>
    <w:lvl w:ilvl="7">
      <w:start w:val="1"/>
      <w:numFmt w:val="decimal"/>
      <w:lvlText w:val="%1.%2.%3.%4.%5.%6.%7.%8."/>
      <w:lvlJc w:val="left"/>
      <w:pPr>
        <w:tabs>
          <w:tab w:val="num" w:pos="4887"/>
        </w:tabs>
        <w:ind w:left="4311" w:hanging="1224"/>
      </w:pPr>
      <w:rPr>
        <w:rFonts w:hint="default"/>
      </w:rPr>
    </w:lvl>
    <w:lvl w:ilvl="8">
      <w:start w:val="1"/>
      <w:numFmt w:val="decimal"/>
      <w:lvlText w:val="%1.%2.%3.%4.%5.%6.%7.%8.%9."/>
      <w:lvlJc w:val="left"/>
      <w:pPr>
        <w:tabs>
          <w:tab w:val="num" w:pos="5607"/>
        </w:tabs>
        <w:ind w:left="4887" w:hanging="1440"/>
      </w:pPr>
      <w:rPr>
        <w:rFonts w:hint="default"/>
      </w:rPr>
    </w:lvl>
  </w:abstractNum>
  <w:abstractNum w:abstractNumId="6" w15:restartNumberingAfterBreak="0">
    <w:nsid w:val="0D1350CF"/>
    <w:multiLevelType w:val="hybridMultilevel"/>
    <w:tmpl w:val="9C888930"/>
    <w:lvl w:ilvl="0" w:tplc="04090001">
      <w:start w:val="1"/>
      <w:numFmt w:val="bullet"/>
      <w:lvlText w:val=""/>
      <w:lvlJc w:val="left"/>
      <w:pPr>
        <w:ind w:left="1854" w:hanging="360"/>
      </w:pPr>
      <w:rPr>
        <w:rFonts w:ascii="Symbol" w:hAnsi="Symbol" w:hint="default"/>
      </w:rPr>
    </w:lvl>
    <w:lvl w:ilvl="1" w:tplc="04090003" w:tentative="1">
      <w:start w:val="1"/>
      <w:numFmt w:val="bullet"/>
      <w:lvlText w:val="o"/>
      <w:lvlJc w:val="left"/>
      <w:pPr>
        <w:ind w:left="2574" w:hanging="360"/>
      </w:pPr>
      <w:rPr>
        <w:rFonts w:ascii="Courier New" w:hAnsi="Courier New" w:cs="Courier New" w:hint="default"/>
      </w:rPr>
    </w:lvl>
    <w:lvl w:ilvl="2" w:tplc="04090005" w:tentative="1">
      <w:start w:val="1"/>
      <w:numFmt w:val="bullet"/>
      <w:lvlText w:val=""/>
      <w:lvlJc w:val="left"/>
      <w:pPr>
        <w:ind w:left="3294" w:hanging="360"/>
      </w:pPr>
      <w:rPr>
        <w:rFonts w:ascii="Wingdings" w:hAnsi="Wingdings" w:hint="default"/>
      </w:rPr>
    </w:lvl>
    <w:lvl w:ilvl="3" w:tplc="04090001" w:tentative="1">
      <w:start w:val="1"/>
      <w:numFmt w:val="bullet"/>
      <w:lvlText w:val=""/>
      <w:lvlJc w:val="left"/>
      <w:pPr>
        <w:ind w:left="4014" w:hanging="360"/>
      </w:pPr>
      <w:rPr>
        <w:rFonts w:ascii="Symbol" w:hAnsi="Symbol" w:hint="default"/>
      </w:rPr>
    </w:lvl>
    <w:lvl w:ilvl="4" w:tplc="04090003" w:tentative="1">
      <w:start w:val="1"/>
      <w:numFmt w:val="bullet"/>
      <w:lvlText w:val="o"/>
      <w:lvlJc w:val="left"/>
      <w:pPr>
        <w:ind w:left="4734" w:hanging="360"/>
      </w:pPr>
      <w:rPr>
        <w:rFonts w:ascii="Courier New" w:hAnsi="Courier New" w:cs="Courier New" w:hint="default"/>
      </w:rPr>
    </w:lvl>
    <w:lvl w:ilvl="5" w:tplc="04090005" w:tentative="1">
      <w:start w:val="1"/>
      <w:numFmt w:val="bullet"/>
      <w:lvlText w:val=""/>
      <w:lvlJc w:val="left"/>
      <w:pPr>
        <w:ind w:left="5454" w:hanging="360"/>
      </w:pPr>
      <w:rPr>
        <w:rFonts w:ascii="Wingdings" w:hAnsi="Wingdings" w:hint="default"/>
      </w:rPr>
    </w:lvl>
    <w:lvl w:ilvl="6" w:tplc="04090001" w:tentative="1">
      <w:start w:val="1"/>
      <w:numFmt w:val="bullet"/>
      <w:lvlText w:val=""/>
      <w:lvlJc w:val="left"/>
      <w:pPr>
        <w:ind w:left="6174" w:hanging="360"/>
      </w:pPr>
      <w:rPr>
        <w:rFonts w:ascii="Symbol" w:hAnsi="Symbol" w:hint="default"/>
      </w:rPr>
    </w:lvl>
    <w:lvl w:ilvl="7" w:tplc="04090003" w:tentative="1">
      <w:start w:val="1"/>
      <w:numFmt w:val="bullet"/>
      <w:lvlText w:val="o"/>
      <w:lvlJc w:val="left"/>
      <w:pPr>
        <w:ind w:left="6894" w:hanging="360"/>
      </w:pPr>
      <w:rPr>
        <w:rFonts w:ascii="Courier New" w:hAnsi="Courier New" w:cs="Courier New" w:hint="default"/>
      </w:rPr>
    </w:lvl>
    <w:lvl w:ilvl="8" w:tplc="04090005" w:tentative="1">
      <w:start w:val="1"/>
      <w:numFmt w:val="bullet"/>
      <w:lvlText w:val=""/>
      <w:lvlJc w:val="left"/>
      <w:pPr>
        <w:ind w:left="7614" w:hanging="360"/>
      </w:pPr>
      <w:rPr>
        <w:rFonts w:ascii="Wingdings" w:hAnsi="Wingdings" w:hint="default"/>
      </w:rPr>
    </w:lvl>
  </w:abstractNum>
  <w:abstractNum w:abstractNumId="7" w15:restartNumberingAfterBreak="0">
    <w:nsid w:val="108D29EB"/>
    <w:multiLevelType w:val="hybridMultilevel"/>
    <w:tmpl w:val="CE7871CE"/>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8" w15:restartNumberingAfterBreak="0">
    <w:nsid w:val="134C0BD9"/>
    <w:multiLevelType w:val="hybridMultilevel"/>
    <w:tmpl w:val="539AB758"/>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9" w15:restartNumberingAfterBreak="0">
    <w:nsid w:val="1C7276D0"/>
    <w:multiLevelType w:val="singleLevel"/>
    <w:tmpl w:val="07083218"/>
    <w:lvl w:ilvl="0">
      <w:start w:val="1"/>
      <w:numFmt w:val="bullet"/>
      <w:lvlText w:val=""/>
      <w:lvlJc w:val="left"/>
      <w:pPr>
        <w:tabs>
          <w:tab w:val="num" w:pos="0"/>
        </w:tabs>
        <w:ind w:left="283" w:hanging="283"/>
      </w:pPr>
      <w:rPr>
        <w:rFonts w:ascii="Symbol" w:hAnsi="Symbol" w:hint="default"/>
        <w:color w:val="auto"/>
      </w:rPr>
    </w:lvl>
  </w:abstractNum>
  <w:num w:numId="1" w16cid:durableId="1539662801">
    <w:abstractNumId w:val="49"/>
  </w:num>
  <w:num w:numId="10" w16cid:durableId="542905506">
    <w:abstractNumId w:val="48"/>
  </w:num>
  <w:num w:numId="11" w16cid:durableId="1685670183">
    <w:abstractNumId w:val="10"/>
  </w:num>
  <w:num w:numId="12" w16cid:durableId="40636201">
    <w:abstractNumId w:val="33"/>
  </w:num>
  <w:num w:numId="13" w16cid:durableId="901909756">
    <w:abstractNumId w:val="22"/>
  </w:num>
  <w:num w:numId="14" w16cid:durableId="696545461">
    <w:abstractNumId w:val="42"/>
  </w:num>
  <w:num w:numId="15" w16cid:durableId="795487704">
    <w:abstractNumId w:val="16"/>
  </w:num>
  <w:num w:numId="16" w16cid:durableId="961226882">
    <w:abstractNumId w:val="34"/>
  </w:num>
  <w:num w:numId="17" w16cid:durableId="195624968">
    <w:abstractNumId w:val="24"/>
  </w:num>
  <w:num w:numId="18" w16cid:durableId="1632635754">
    <w:abstractNumId w:val="32"/>
  </w:num>
  <w:num w:numId="19" w16cid:durableId="239292252">
    <w:abstractNumId w:val="0"/>
    <w:lvlOverride w:ilvl="0">
      <w:lvl w:ilvl="0">
        <w:start w:val="1"/>
        <w:numFmt w:val="bullet"/>
        <w:lvlText w:val=""/>
        <w:legacy w:legacy="1" w:legacySpace="0" w:legacyIndent="425"/>
        <w:lvlJc w:val="left"/>
        <w:pPr>
          <w:ind w:left="447" w:hanging="425"/>
        </w:pPr>
        <w:rPr>
          <w:rFonts w:ascii="Symbol" w:hAnsi="Symbol" w:hint="default"/>
        </w:rPr>
      </w:lvl>
    </w:lvlOverride>
  </w:num>
  <w:num w:numId="2" w16cid:durableId="439178279">
    <w:abstractNumId w:val="20"/>
  </w:num>
  <w:num w:numId="20" w16cid:durableId="509105982">
    <w:abstractNumId w:val="44"/>
  </w:num>
  <w:num w:numId="21" w16cid:durableId="247466725">
    <w:abstractNumId w:val="13"/>
  </w:num>
  <w:num w:numId="22" w16cid:durableId="2113430599">
    <w:abstractNumId w:val="31"/>
  </w:num>
  <w:num w:numId="23" w16cid:durableId="3947269">
    <w:abstractNumId w:val="2"/>
  </w:num>
  <w:num w:numId="24" w16cid:durableId="549616646">
    <w:abstractNumId w:val="45"/>
  </w:num>
  <w:num w:numId="25" w16cid:durableId="1859924236">
    <w:abstractNumId w:val="5"/>
  </w:num>
  <w:num w:numId="26" w16cid:durableId="1195537901">
    <w:abstractNumId w:val="29"/>
  </w:num>
  <w:num w:numId="27" w16cid:durableId="1459763753">
    <w:abstractNumId w:val="51"/>
  </w:num>
  <w:num w:numId="28" w16cid:durableId="1093433356">
    <w:abstractNumId w:val="12"/>
  </w:num>
  <w:num w:numId="29" w16cid:durableId="151605703">
    <w:abstractNumId w:val="21"/>
  </w:num>
  <w:num w:numId="3" w16cid:durableId="2003318069">
    <w:abstractNumId w:val="25"/>
  </w:num>
  <w:num w:numId="30" w16cid:durableId="242029461">
    <w:abstractNumId w:val="30"/>
  </w:num>
  <w:num w:numId="31" w16cid:durableId="705985179">
    <w:abstractNumId w:val="35"/>
  </w:num>
  <w:num w:numId="32" w16cid:durableId="77093307">
    <w:abstractNumId w:val="28"/>
  </w:num>
  <w:num w:numId="33" w16cid:durableId="62989637">
    <w:abstractNumId w:val="38"/>
  </w:num>
  <w:num w:numId="34" w16cid:durableId="587924592">
    <w:abstractNumId w:val="41"/>
  </w:num>
  <w:num w:numId="35" w16cid:durableId="1398046096">
    <w:abstractNumId w:val="11"/>
  </w:num>
  <w:num w:numId="36" w16cid:durableId="214238445">
    <w:abstractNumId w:val="50"/>
  </w:num>
  <w:num w:numId="37" w16cid:durableId="336739632">
    <w:abstractNumId w:val="6"/>
  </w:num>
  <w:num w:numId="38" w16cid:durableId="1544899408">
    <w:abstractNumId w:val="15"/>
  </w:num>
  <w:num w:numId="39" w16cid:durableId="1662655892">
    <w:abstractNumId w:val="4"/>
  </w:num>
  <w:num w:numId="4" w16cid:durableId="497118234">
    <w:abstractNumId w:val="37"/>
  </w:num>
  <w:num w:numId="40" w16cid:durableId="685714142">
    <w:abstractNumId w:val="36"/>
  </w:num>
  <w:num w:numId="41" w16cid:durableId="705176137">
    <w:abstractNumId w:val="7"/>
  </w:num>
  <w:num w:numId="42" w16cid:durableId="894656270">
    <w:abstractNumId w:val="3"/>
  </w:num>
  <w:num w:numId="43" w16cid:durableId="601649029">
    <w:abstractNumId w:val="46"/>
  </w:num>
  <w:num w:numId="44" w16cid:durableId="1529100657">
    <w:abstractNumId w:val="8"/>
  </w:num>
  <w:num w:numId="45" w16cid:durableId="164563811">
    <w:abstractNumId w:val="40"/>
  </w:num>
  <w:num w:numId="46" w16cid:durableId="219287236">
    <w:abstractNumId w:val="43"/>
  </w:num>
  <w:num w:numId="47" w16cid:durableId="759445811">
    <w:abstractNumId w:val="47"/>
  </w:num>
  <w:num w:numId="48" w16cid:durableId="1985162992">
    <w:abstractNumId w:val="14"/>
  </w:num>
  <w:num w:numId="49" w16cid:durableId="264964875">
    <w:abstractNumId w:val="23"/>
  </w:num>
  <w:num w:numId="5" w16cid:durableId="999500862">
    <w:abstractNumId w:val="19"/>
  </w:num>
  <w:num w:numId="50" w16cid:durableId="2122532864">
    <w:abstractNumId w:val="18"/>
  </w:num>
  <w:num w:numId="51" w16cid:durableId="2022587488">
    <w:abstractNumId w:val="39"/>
  </w:num>
  <w:num w:numId="52" w16cid:durableId="1834569026">
    <w:abstractNumId w:val="27"/>
  </w:num>
  <w:num w:numId="53" w16cid:durableId="186795685">
    <w:abstractNumId w:val="17"/>
  </w:num>
  <w:num w:numId="6" w16cid:durableId="128018589">
    <w:abstractNumId w:val="1"/>
  </w:num>
  <w:num w:numId="7" w16cid:durableId="261186773">
    <w:abstractNumId w:val="0"/>
    <w:lvlOverride w:ilvl="0">
      <w:lvl w:ilvl="0">
        <w:start w:val="1"/>
        <w:numFmt w:val="bullet"/>
        <w:lvlText w:val=""/>
        <w:legacy w:legacy="1" w:legacySpace="0" w:legacyIndent="283"/>
        <w:lvlJc w:val="left"/>
        <w:pPr>
          <w:ind w:left="283" w:hanging="283"/>
        </w:pPr>
        <w:rPr>
          <w:rFonts w:ascii="Symbol" w:hAnsi="Symbol" w:hint="default"/>
        </w:rPr>
      </w:lvl>
    </w:lvlOverride>
  </w:num>
  <w:num w:numId="8" w16cid:durableId="1075400663">
    <w:abstractNumId w:val="9"/>
  </w:num>
  <w:num w:numId="9" w16cid:durableId="404573817">
    <w:abstractNumId w:val="2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activeWritingStyle w:appName="MSWord" w:lang="da-DK" w:vendorID="64" w:dllVersion="6" w:nlCheck="1" w:checkStyle="0"/>
  <w:activeWritingStyle w:appName="MSWord" w:lang="fr-FR" w:vendorID="64" w:dllVersion="6" w:nlCheck="1" w:checkStyle="1"/>
  <w:activeWritingStyle w:appName="MSWord" w:lang="en-US" w:vendorID="64" w:dllVersion="6" w:nlCheck="1" w:checkStyle="1"/>
  <w:activeWritingStyle w:appName="MSWord" w:lang="en-GB" w:vendorID="64" w:dllVersion="6" w:nlCheck="1" w:checkStyle="1"/>
  <w:activeWritingStyle w:appName="MSWord" w:lang="en-AU" w:vendorID="64" w:dllVersion="6" w:nlCheck="1" w:checkStyle="1"/>
  <w:activeWritingStyle w:appName="MSWord" w:lang="fr-BE" w:vendorID="64" w:dllVersion="6" w:nlCheck="1" w:checkStyle="1"/>
  <w:activeWritingStyle w:appName="MSWord" w:lang="en-GB" w:vendorID="64" w:dllVersion="0" w:nlCheck="1" w:checkStyle="0"/>
  <w:activeWritingStyle w:appName="MSWord" w:lang="en-AU" w:vendorID="64" w:dllVersion="0" w:nlCheck="1" w:checkStyle="0"/>
  <w:activeWritingStyle w:appName="MSWord" w:lang="es-ES" w:vendorID="64" w:dllVersion="0" w:nlCheck="1" w:checkStyle="0"/>
  <w:activeWritingStyle w:appName="MSWord" w:lang="en-US" w:vendorID="64" w:dllVersion="0" w:nlCheck="1" w:checkStyle="0"/>
  <w:activeWritingStyle w:appName="MSWord" w:lang="pt-PT" w:vendorID="64" w:dllVersion="0" w:nlCheck="1" w:checkStyle="0"/>
  <w:proofState w:spelling="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hyphenationZone w:val="425"/>
  <w:drawingGridHorizontalSpacing w:val="57"/>
  <w:displayVerticalDrawingGridEvery w:val="2"/>
  <w:noPunctuationKerning/>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21A90"/>
    <w:rsid w:val="00025CEF"/>
    <w:rsid w:val="00034CC8"/>
    <w:rsid w:val="00037F62"/>
    <w:rsid w:val="00041A64"/>
    <w:rsid w:val="00045A1B"/>
    <w:rsid w:val="000616A2"/>
    <w:rsid w:val="00066DB6"/>
    <w:rsid w:val="00070624"/>
    <w:rsid w:val="00075B55"/>
    <w:rsid w:val="00086980"/>
    <w:rsid w:val="000A0318"/>
    <w:rsid w:val="000A46FA"/>
    <w:rsid w:val="000A50FC"/>
    <w:rsid w:val="000B05E9"/>
    <w:rsid w:val="000B3EC6"/>
    <w:rsid w:val="000B4B25"/>
    <w:rsid w:val="000B5C78"/>
    <w:rsid w:val="000B6677"/>
    <w:rsid w:val="000C10C0"/>
    <w:rsid w:val="000C5F4B"/>
    <w:rsid w:val="000C6CEA"/>
    <w:rsid w:val="000D5C43"/>
    <w:rsid w:val="000F2DB2"/>
    <w:rsid w:val="000F4F34"/>
    <w:rsid w:val="00110D13"/>
    <w:rsid w:val="001179B8"/>
    <w:rsid w:val="0012143D"/>
    <w:rsid w:val="0012191B"/>
    <w:rsid w:val="00122990"/>
    <w:rsid w:val="00124903"/>
    <w:rsid w:val="001371A8"/>
    <w:rsid w:val="00137263"/>
    <w:rsid w:val="0014191F"/>
    <w:rsid w:val="00142235"/>
    <w:rsid w:val="00142C07"/>
    <w:rsid w:val="00144422"/>
    <w:rsid w:val="00144583"/>
    <w:rsid w:val="001461AD"/>
    <w:rsid w:val="00154298"/>
    <w:rsid w:val="00173D7E"/>
    <w:rsid w:val="00175437"/>
    <w:rsid w:val="0018482B"/>
    <w:rsid w:val="001849BA"/>
    <w:rsid w:val="00190558"/>
    <w:rsid w:val="00190DB2"/>
    <w:rsid w:val="00194352"/>
    <w:rsid w:val="0019546B"/>
    <w:rsid w:val="001A0166"/>
    <w:rsid w:val="001A1E16"/>
    <w:rsid w:val="001A2BDE"/>
    <w:rsid w:val="001A5258"/>
    <w:rsid w:val="001A6C59"/>
    <w:rsid w:val="001C5474"/>
    <w:rsid w:val="001C5712"/>
    <w:rsid w:val="001D10E0"/>
    <w:rsid w:val="001E10A2"/>
    <w:rsid w:val="001E3026"/>
    <w:rsid w:val="001F5D00"/>
    <w:rsid w:val="001F640A"/>
    <w:rsid w:val="00203784"/>
    <w:rsid w:val="0020508D"/>
    <w:rsid w:val="00211B9F"/>
    <w:rsid w:val="002259DB"/>
    <w:rsid w:val="0022676C"/>
    <w:rsid w:val="00230342"/>
    <w:rsid w:val="002318F6"/>
    <w:rsid w:val="002437BB"/>
    <w:rsid w:val="00263512"/>
    <w:rsid w:val="0027436B"/>
    <w:rsid w:val="00274454"/>
    <w:rsid w:val="002804B2"/>
    <w:rsid w:val="00280849"/>
    <w:rsid w:val="00282B27"/>
    <w:rsid w:val="002833D0"/>
    <w:rsid w:val="00287A38"/>
    <w:rsid w:val="00293E02"/>
    <w:rsid w:val="002A0605"/>
    <w:rsid w:val="002A5C36"/>
    <w:rsid w:val="002A67B1"/>
    <w:rsid w:val="002B2EDF"/>
    <w:rsid w:val="002B4BAA"/>
    <w:rsid w:val="002C38B3"/>
    <w:rsid w:val="002C64E1"/>
    <w:rsid w:val="002E06C1"/>
    <w:rsid w:val="002E3638"/>
    <w:rsid w:val="002F19F1"/>
    <w:rsid w:val="002F273C"/>
    <w:rsid w:val="00305DE5"/>
    <w:rsid w:val="003152A3"/>
    <w:rsid w:val="00326C63"/>
    <w:rsid w:val="003313E8"/>
    <w:rsid w:val="003327FB"/>
    <w:rsid w:val="0036271D"/>
    <w:rsid w:val="00366F1F"/>
    <w:rsid w:val="00382288"/>
    <w:rsid w:val="003829D7"/>
    <w:rsid w:val="00393F6A"/>
    <w:rsid w:val="003A5578"/>
    <w:rsid w:val="003A64F5"/>
    <w:rsid w:val="003B0370"/>
    <w:rsid w:val="003B7C64"/>
    <w:rsid w:val="003C0506"/>
    <w:rsid w:val="003C2F1E"/>
    <w:rsid w:val="003C6363"/>
    <w:rsid w:val="003F0FFC"/>
    <w:rsid w:val="003F2754"/>
    <w:rsid w:val="003F787B"/>
    <w:rsid w:val="0040713E"/>
    <w:rsid w:val="0041006C"/>
    <w:rsid w:val="004164D0"/>
    <w:rsid w:val="00421A90"/>
    <w:rsid w:val="00434872"/>
    <w:rsid w:val="004356BB"/>
    <w:rsid w:val="00440E54"/>
    <w:rsid w:val="00445569"/>
    <w:rsid w:val="00461E44"/>
    <w:rsid w:val="00466F92"/>
    <w:rsid w:val="00487AEB"/>
    <w:rsid w:val="004928C6"/>
    <w:rsid w:val="004A0F1A"/>
    <w:rsid w:val="004A1749"/>
    <w:rsid w:val="004A3ABF"/>
    <w:rsid w:val="004A5467"/>
    <w:rsid w:val="004B7912"/>
    <w:rsid w:val="004B79DA"/>
    <w:rsid w:val="004D0028"/>
    <w:rsid w:val="004D352F"/>
    <w:rsid w:val="004E3E24"/>
    <w:rsid w:val="004E425A"/>
    <w:rsid w:val="004E6C38"/>
    <w:rsid w:val="004F30CD"/>
    <w:rsid w:val="004F7AAC"/>
    <w:rsid w:val="0050112D"/>
    <w:rsid w:val="00510A0A"/>
    <w:rsid w:val="00551AA5"/>
    <w:rsid w:val="00551E3D"/>
    <w:rsid w:val="00553A71"/>
    <w:rsid w:val="00557989"/>
    <w:rsid w:val="00563480"/>
    <w:rsid w:val="00573146"/>
    <w:rsid w:val="00573D70"/>
    <w:rsid w:val="0057673D"/>
    <w:rsid w:val="00577083"/>
    <w:rsid w:val="00582B6B"/>
    <w:rsid w:val="0059647A"/>
    <w:rsid w:val="005A261C"/>
    <w:rsid w:val="005B5ED4"/>
    <w:rsid w:val="005D3A83"/>
    <w:rsid w:val="005D73E3"/>
    <w:rsid w:val="005D742F"/>
    <w:rsid w:val="005D74E4"/>
    <w:rsid w:val="005D7CD2"/>
    <w:rsid w:val="005E1798"/>
    <w:rsid w:val="005E7932"/>
    <w:rsid w:val="005F26FB"/>
    <w:rsid w:val="0060289B"/>
    <w:rsid w:val="00610D48"/>
    <w:rsid w:val="006148E2"/>
    <w:rsid w:val="00624BCE"/>
    <w:rsid w:val="00624CA5"/>
    <w:rsid w:val="00626027"/>
    <w:rsid w:val="00627F06"/>
    <w:rsid w:val="006309DC"/>
    <w:rsid w:val="0063171F"/>
    <w:rsid w:val="00631D23"/>
    <w:rsid w:val="0064021D"/>
    <w:rsid w:val="0065644E"/>
    <w:rsid w:val="00662B1B"/>
    <w:rsid w:val="006715A8"/>
    <w:rsid w:val="00672E26"/>
    <w:rsid w:val="00676B28"/>
    <w:rsid w:val="006841F2"/>
    <w:rsid w:val="006964B6"/>
    <w:rsid w:val="006B7F61"/>
    <w:rsid w:val="006C2496"/>
    <w:rsid w:val="006C309C"/>
    <w:rsid w:val="006D1BDA"/>
    <w:rsid w:val="006D1D93"/>
    <w:rsid w:val="006E1DBC"/>
    <w:rsid w:val="006E739E"/>
    <w:rsid w:val="006E7AD4"/>
    <w:rsid w:val="006F13CA"/>
    <w:rsid w:val="006F4038"/>
    <w:rsid w:val="00703A96"/>
    <w:rsid w:val="00704413"/>
    <w:rsid w:val="0070476D"/>
    <w:rsid w:val="00704BCA"/>
    <w:rsid w:val="00706296"/>
    <w:rsid w:val="00707EDB"/>
    <w:rsid w:val="00714073"/>
    <w:rsid w:val="00714CDD"/>
    <w:rsid w:val="00715F9E"/>
    <w:rsid w:val="007239BC"/>
    <w:rsid w:val="0072632C"/>
    <w:rsid w:val="007420FA"/>
    <w:rsid w:val="00742A1B"/>
    <w:rsid w:val="007502C4"/>
    <w:rsid w:val="0077463E"/>
    <w:rsid w:val="00777EE1"/>
    <w:rsid w:val="007852CD"/>
    <w:rsid w:val="00795A2A"/>
    <w:rsid w:val="007B4CB7"/>
    <w:rsid w:val="007B5D80"/>
    <w:rsid w:val="007B64AA"/>
    <w:rsid w:val="007D45C0"/>
    <w:rsid w:val="007D4F13"/>
    <w:rsid w:val="007E1E18"/>
    <w:rsid w:val="007E2166"/>
    <w:rsid w:val="007E2F0A"/>
    <w:rsid w:val="007E4F76"/>
    <w:rsid w:val="0081625F"/>
    <w:rsid w:val="008169AC"/>
    <w:rsid w:val="008224F0"/>
    <w:rsid w:val="0082683A"/>
    <w:rsid w:val="008316D8"/>
    <w:rsid w:val="00841E21"/>
    <w:rsid w:val="00847525"/>
    <w:rsid w:val="00857813"/>
    <w:rsid w:val="008641F9"/>
    <w:rsid w:val="00866A16"/>
    <w:rsid w:val="00875820"/>
    <w:rsid w:val="0089398F"/>
    <w:rsid w:val="008A311D"/>
    <w:rsid w:val="008A3A9B"/>
    <w:rsid w:val="008B1E6A"/>
    <w:rsid w:val="008C3DB6"/>
    <w:rsid w:val="008C4074"/>
    <w:rsid w:val="008D1341"/>
    <w:rsid w:val="008D32E2"/>
    <w:rsid w:val="008E1EE0"/>
    <w:rsid w:val="00914C68"/>
    <w:rsid w:val="0093124D"/>
    <w:rsid w:val="00940876"/>
    <w:rsid w:val="00945DAA"/>
    <w:rsid w:val="00960ADB"/>
    <w:rsid w:val="00964A6A"/>
    <w:rsid w:val="0096726C"/>
    <w:rsid w:val="00984B25"/>
    <w:rsid w:val="009C0305"/>
    <w:rsid w:val="009C62D4"/>
    <w:rsid w:val="009D10AE"/>
    <w:rsid w:val="009E3BA3"/>
    <w:rsid w:val="009F0DB6"/>
    <w:rsid w:val="009F564A"/>
    <w:rsid w:val="009F7EDD"/>
    <w:rsid w:val="00A0046E"/>
    <w:rsid w:val="00A01F59"/>
    <w:rsid w:val="00A07C5D"/>
    <w:rsid w:val="00A107FC"/>
    <w:rsid w:val="00A16690"/>
    <w:rsid w:val="00A17763"/>
    <w:rsid w:val="00A24BEC"/>
    <w:rsid w:val="00A31ACB"/>
    <w:rsid w:val="00A33008"/>
    <w:rsid w:val="00A36403"/>
    <w:rsid w:val="00A402AC"/>
    <w:rsid w:val="00A60E3B"/>
    <w:rsid w:val="00A64D35"/>
    <w:rsid w:val="00A6717C"/>
    <w:rsid w:val="00A6745B"/>
    <w:rsid w:val="00A72DE7"/>
    <w:rsid w:val="00A73F28"/>
    <w:rsid w:val="00A7662A"/>
    <w:rsid w:val="00A81AA8"/>
    <w:rsid w:val="00A9359F"/>
    <w:rsid w:val="00AC3E31"/>
    <w:rsid w:val="00AD2F6E"/>
    <w:rsid w:val="00AD3557"/>
    <w:rsid w:val="00AD4B22"/>
    <w:rsid w:val="00AE0045"/>
    <w:rsid w:val="00AF1235"/>
    <w:rsid w:val="00AF5A29"/>
    <w:rsid w:val="00B038FA"/>
    <w:rsid w:val="00B050F0"/>
    <w:rsid w:val="00B05642"/>
    <w:rsid w:val="00B118CE"/>
    <w:rsid w:val="00B125DC"/>
    <w:rsid w:val="00B1436A"/>
    <w:rsid w:val="00B15C23"/>
    <w:rsid w:val="00B17B87"/>
    <w:rsid w:val="00B21CAB"/>
    <w:rsid w:val="00B23169"/>
    <w:rsid w:val="00B25892"/>
    <w:rsid w:val="00B34D62"/>
    <w:rsid w:val="00B359BD"/>
    <w:rsid w:val="00B37D7D"/>
    <w:rsid w:val="00B42181"/>
    <w:rsid w:val="00B47506"/>
    <w:rsid w:val="00B5113D"/>
    <w:rsid w:val="00B57127"/>
    <w:rsid w:val="00B5795D"/>
    <w:rsid w:val="00B601A4"/>
    <w:rsid w:val="00B61D0A"/>
    <w:rsid w:val="00B64327"/>
    <w:rsid w:val="00B6521D"/>
    <w:rsid w:val="00B752E3"/>
    <w:rsid w:val="00B81055"/>
    <w:rsid w:val="00B81AE0"/>
    <w:rsid w:val="00B83471"/>
    <w:rsid w:val="00B91EE9"/>
    <w:rsid w:val="00BB128A"/>
    <w:rsid w:val="00BB35E6"/>
    <w:rsid w:val="00BC2404"/>
    <w:rsid w:val="00BE63BA"/>
    <w:rsid w:val="00BE7A20"/>
    <w:rsid w:val="00C01606"/>
    <w:rsid w:val="00C10718"/>
    <w:rsid w:val="00C15141"/>
    <w:rsid w:val="00C1616B"/>
    <w:rsid w:val="00C1658B"/>
    <w:rsid w:val="00C21ABF"/>
    <w:rsid w:val="00C2495E"/>
    <w:rsid w:val="00C324C0"/>
    <w:rsid w:val="00C42D8C"/>
    <w:rsid w:val="00C436A6"/>
    <w:rsid w:val="00C47542"/>
    <w:rsid w:val="00C829AB"/>
    <w:rsid w:val="00C90FE1"/>
    <w:rsid w:val="00CA0A64"/>
    <w:rsid w:val="00CB1D20"/>
    <w:rsid w:val="00CB4B02"/>
    <w:rsid w:val="00CB7EEC"/>
    <w:rsid w:val="00CD4184"/>
    <w:rsid w:val="00CD6C9E"/>
    <w:rsid w:val="00CE423A"/>
    <w:rsid w:val="00CF0F63"/>
    <w:rsid w:val="00CF4EC7"/>
    <w:rsid w:val="00CF5B23"/>
    <w:rsid w:val="00D035E2"/>
    <w:rsid w:val="00D131F0"/>
    <w:rsid w:val="00D13CF3"/>
    <w:rsid w:val="00D25A63"/>
    <w:rsid w:val="00D32C35"/>
    <w:rsid w:val="00D42CF4"/>
    <w:rsid w:val="00D62119"/>
    <w:rsid w:val="00D645D4"/>
    <w:rsid w:val="00D822CF"/>
    <w:rsid w:val="00D82C5C"/>
    <w:rsid w:val="00DB3707"/>
    <w:rsid w:val="00DB4274"/>
    <w:rsid w:val="00DB6804"/>
    <w:rsid w:val="00DD403B"/>
    <w:rsid w:val="00DD5732"/>
    <w:rsid w:val="00DE0AAC"/>
    <w:rsid w:val="00DE1D4D"/>
    <w:rsid w:val="00DE672E"/>
    <w:rsid w:val="00DF02E4"/>
    <w:rsid w:val="00DF0711"/>
    <w:rsid w:val="00DF0824"/>
    <w:rsid w:val="00DF3632"/>
    <w:rsid w:val="00E068CE"/>
    <w:rsid w:val="00E140A0"/>
    <w:rsid w:val="00E15814"/>
    <w:rsid w:val="00E2766F"/>
    <w:rsid w:val="00E27767"/>
    <w:rsid w:val="00E3000C"/>
    <w:rsid w:val="00E305BE"/>
    <w:rsid w:val="00E30CD1"/>
    <w:rsid w:val="00E372B6"/>
    <w:rsid w:val="00E4094D"/>
    <w:rsid w:val="00E43958"/>
    <w:rsid w:val="00E465D9"/>
    <w:rsid w:val="00E4770E"/>
    <w:rsid w:val="00E51680"/>
    <w:rsid w:val="00E523FF"/>
    <w:rsid w:val="00E545D2"/>
    <w:rsid w:val="00E55806"/>
    <w:rsid w:val="00E6211E"/>
    <w:rsid w:val="00E633A5"/>
    <w:rsid w:val="00E6620B"/>
    <w:rsid w:val="00E739F7"/>
    <w:rsid w:val="00E755D6"/>
    <w:rsid w:val="00E80422"/>
    <w:rsid w:val="00E84691"/>
    <w:rsid w:val="00E94D37"/>
    <w:rsid w:val="00E97421"/>
    <w:rsid w:val="00EB13B7"/>
    <w:rsid w:val="00EB1449"/>
    <w:rsid w:val="00EB30DD"/>
    <w:rsid w:val="00EB5474"/>
    <w:rsid w:val="00EC137E"/>
    <w:rsid w:val="00ED2BEA"/>
    <w:rsid w:val="00EE16ED"/>
    <w:rsid w:val="00EE1C13"/>
    <w:rsid w:val="00EE6F64"/>
    <w:rsid w:val="00EF5C17"/>
    <w:rsid w:val="00F23061"/>
    <w:rsid w:val="00F305EA"/>
    <w:rsid w:val="00F30844"/>
    <w:rsid w:val="00F31E09"/>
    <w:rsid w:val="00F32C6B"/>
    <w:rsid w:val="00F354A4"/>
    <w:rsid w:val="00F41A30"/>
    <w:rsid w:val="00F42D3D"/>
    <w:rsid w:val="00F430C2"/>
    <w:rsid w:val="00F5476F"/>
    <w:rsid w:val="00F570D8"/>
    <w:rsid w:val="00F63A26"/>
    <w:rsid w:val="00F662F9"/>
    <w:rsid w:val="00F70CF5"/>
    <w:rsid w:val="00F70F94"/>
    <w:rsid w:val="00F7557C"/>
    <w:rsid w:val="00F92D9F"/>
    <w:rsid w:val="00F93786"/>
    <w:rsid w:val="00F953D0"/>
    <w:rsid w:val="00F97200"/>
    <w:rsid w:val="00FC0BDB"/>
    <w:rsid w:val="00FC27A6"/>
    <w:rsid w:val="00FC4A79"/>
    <w:rsid w:val="00FD0727"/>
    <w:rsid w:val="00FD125B"/>
    <w:rsid w:val="00FD39DA"/>
    <w:rsid w:val="00FE1917"/>
    <w:rsid w:val="00FE46DB"/>
    <w:rsid w:val="00FE4EF4"/>
    <w:rsid w:val="00FF2D16"/>
    <w:rsid w:val="00FF3D8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6A1A0C1"/>
  <w15:docId w15:val="{0A274CD6-735E-4044-8370-FD1DC60ADC77}"/>
  <w:docVars>
    <w:docVar w:name="CorranFillState" w:val="{&quot;Agreement Number&quot;: &quot;TBD&quot;, &quot;ACME Entities&quot;: [&quot;FR&quot;], &quot;Governing Law&quot;: &quot;France&quot;, &quot;Payment Basis&quot;: &quot;Invoice Date&quot;, &quot;Payment Days&quot;: 60, &quot;Payment Structure&quot;: &quot;Net&quot;, &quot;Spain Appendix&quot;: &quot;no&quot;}"/>
    <w:docVar w:name="CorranConditionalFields" w:val="[&quot;acme_entities&quot;, &quot;payment_basis&quot;, &quot;payment_structure&quot;, &quot;spain_appendix&quot;]"/>
    <w:docVar w:name="FillAnchors" w:val="{&quot;Fill00000001&quot;: {&quot;state&quot;: &quot;filled&quot;, &quot;field&quot;: &quot;payment_days&quot;, &quot;name&quot;: &quot;Payment Days&quot;, &quot;spec&quot;: &quot;number: 14, 15, 25, 30, 40, 45, 60, 90&quot;, &quot;value&quot;: &quot;60&quot;}, &quot;Fill00000002&quot;: {&quot;state&quot;: &quot;filled&quot;, &quot;field&quot;: &quot;payment_days&quot;, &quot;name&quot;: &quot;Payment Days&quot;, &quot;spec&quot;: &quot;number: 14, 15, 25, 30, 40, 45, 60, 90&quot;, &quot;value&quot;: &quot;60&quot;}, &quot;Fill00000003&quot;: {&quot;state&quot;: &quot;filled&quot;, &quot;field&quot;: &quot;governing_law&quot;, &quot;name&quot;: &quot;Governing Law&quot;, &quot;spec&quot;: &quot;choice: Belgium, England and Wales, France, Germany, Iceland, Luxembourg, the Netherlands, Norway, Portugal, Spain, Sweden&quot;, &quot;value&quot;: &quot;France&quot;}, &quot;Fill00000004&quot;: {&quot;state&quot;: &quot;filled&quot;, &quot;field&quot;: &quot;governing_law&quot;, &quot;name&quot;: &quot;Governing Law&quot;, &quot;spec&quot;: &quot;choice: Belgium, England and Wales, France, Germany, Iceland, Luxembourg, the Netherlands, Norway, Portugal, Spain, Sweden&quot;, &quot;value&quot;: &quot;France&quot;}}"/>
  </w:docVar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GB" w:eastAsia="en-GB"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iPriority="39"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99"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Standard">
    <w:name w:val="Normal"/>
    <w:qFormat/>
    <w:rsid w:val="00E140A0"/>
    <w:rPr>
      <w:sz w:val="24"/>
      <w:szCs w:val="24"/>
      <w:lang w:eastAsia="en-US"/>
    </w:rPr>
  </w:style>
  <w:style w:type="paragraph" w:styleId="berschrift1">
    <w:name w:val="heading 1"/>
    <w:basedOn w:val="Standard"/>
    <w:next w:val="Standard"/>
    <w:qFormat/>
    <w:rsid w:val="00795A2A"/>
    <w:pPr>
      <w:keepNex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240" w:lineRule="atLeast"/>
      <w:ind w:right="144"/>
      <w:jc w:val="center"/>
      <w:outlineLvl w:val="0"/>
    </w:pPr>
    <w:rPr>
      <w:b/>
      <w:color w:val="000000"/>
    </w:rPr>
  </w:style>
  <w:style w:type="paragraph" w:styleId="berschrift2">
    <w:name w:val="heading 2"/>
    <w:basedOn w:val="Standard"/>
    <w:next w:val="Standard"/>
    <w:link w:val="berschrift2Zchn"/>
    <w:qFormat/>
    <w:rsid w:val="00795A2A"/>
    <w:pPr>
      <w:keepNex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240" w:lineRule="atLeast"/>
      <w:ind w:right="144"/>
      <w:jc w:val="center"/>
      <w:outlineLvl w:val="1"/>
    </w:pPr>
    <w:rPr>
      <w:color w:val="000000"/>
      <w:u w:val="single"/>
    </w:rPr>
  </w:style>
  <w:style w:type="paragraph" w:styleId="berschrift3">
    <w:name w:val="heading 3"/>
    <w:basedOn w:val="Standard"/>
    <w:next w:val="Standard"/>
    <w:link w:val="berschrift3Zchn"/>
    <w:qFormat/>
    <w:rsid w:val="0065644E"/>
    <w:pPr>
      <w:keepNext/>
      <w:spacing w:before="240" w:after="60"/>
      <w:outlineLvl w:val="2"/>
    </w:pPr>
    <w:rPr>
      <w:rFonts w:ascii="Arial" w:hAnsi="Arial" w:cs="Arial"/>
      <w:b/>
      <w:bCs/>
      <w:sz w:val="26"/>
      <w:szCs w:val="26"/>
    </w:rPr>
  </w:style>
  <w:style w:type="paragraph" w:styleId="berschrift4">
    <w:name w:val="heading 4"/>
    <w:basedOn w:val="Standard"/>
    <w:next w:val="Standardeinzug"/>
    <w:qFormat/>
    <w:rsid w:val="0065644E"/>
    <w:pPr>
      <w:tabs>
        <w:tab w:val="num" w:pos="864"/>
      </w:tabs>
      <w:spacing w:after="80"/>
      <w:ind w:left="864" w:hanging="864"/>
      <w:jc w:val="both"/>
      <w:outlineLvl w:val="3"/>
    </w:pPr>
    <w:rPr>
      <w:rFonts w:ascii="Arial" w:hAnsi="Arial"/>
      <w:sz w:val="20"/>
      <w:szCs w:val="20"/>
      <w:u w:val="single"/>
      <w:lang w:val="fr-FR" w:eastAsia="fr-FR"/>
    </w:rPr>
  </w:style>
  <w:style w:type="paragraph" w:styleId="berschrift5">
    <w:name w:val="heading 5"/>
    <w:basedOn w:val="Standard"/>
    <w:next w:val="Standard"/>
    <w:qFormat/>
    <w:rsid w:val="0072632C"/>
    <w:pPr>
      <w:spacing w:before="240" w:after="60"/>
      <w:outlineLvl w:val="4"/>
    </w:pPr>
    <w:rPr>
      <w:b/>
      <w:bCs/>
      <w:i/>
      <w:iCs/>
      <w:sz w:val="26"/>
      <w:szCs w:val="26"/>
    </w:rPr>
  </w:style>
  <w:style w:type="paragraph" w:styleId="berschrift6">
    <w:name w:val="heading 6"/>
    <w:basedOn w:val="Standard"/>
    <w:next w:val="Standard"/>
    <w:qFormat/>
    <w:rsid w:val="0072632C"/>
    <w:pPr>
      <w:spacing w:before="240" w:after="60"/>
      <w:outlineLvl w:val="5"/>
    </w:pPr>
    <w:rPr>
      <w:b/>
      <w:bCs/>
      <w:sz w:val="22"/>
      <w:szCs w:val="22"/>
    </w:rPr>
  </w:style>
  <w:style w:type="paragraph" w:styleId="berschrift7">
    <w:name w:val="heading 7"/>
    <w:basedOn w:val="Standard"/>
    <w:next w:val="Standardeinzug"/>
    <w:qFormat/>
    <w:rsid w:val="0065644E"/>
    <w:pPr>
      <w:tabs>
        <w:tab w:val="num" w:pos="1296"/>
      </w:tabs>
      <w:spacing w:after="80"/>
      <w:ind w:left="1296" w:hanging="1296"/>
      <w:jc w:val="both"/>
      <w:outlineLvl w:val="6"/>
    </w:pPr>
    <w:rPr>
      <w:i/>
      <w:sz w:val="20"/>
      <w:szCs w:val="20"/>
      <w:lang w:val="fr-FR" w:eastAsia="fr-FR"/>
    </w:rPr>
  </w:style>
  <w:style w:type="paragraph" w:styleId="berschrift8">
    <w:name w:val="heading 8"/>
    <w:basedOn w:val="Standard"/>
    <w:next w:val="Standard"/>
    <w:qFormat/>
    <w:rsid w:val="00795A2A"/>
    <w:pPr>
      <w:keepNex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240" w:lineRule="atLeast"/>
      <w:jc w:val="center"/>
      <w:outlineLvl w:val="7"/>
    </w:pPr>
    <w:rPr>
      <w:rFonts w:ascii="Tms Rmn" w:hAnsi="Tms Rmn"/>
      <w:b/>
      <w:color w:val="000000"/>
      <w:szCs w:val="20"/>
      <w:lang w:eastAsia="en-GB"/>
    </w:rPr>
  </w:style>
  <w:style w:type="paragraph" w:styleId="berschrift9">
    <w:name w:val="heading 9"/>
    <w:basedOn w:val="Standard"/>
    <w:next w:val="Standardeinzug"/>
    <w:qFormat/>
    <w:rsid w:val="0065644E"/>
    <w:pPr>
      <w:tabs>
        <w:tab w:val="num" w:pos="1584"/>
      </w:tabs>
      <w:spacing w:after="80"/>
      <w:ind w:left="1584" w:hanging="1584"/>
      <w:jc w:val="both"/>
      <w:outlineLvl w:val="8"/>
    </w:pPr>
    <w:rPr>
      <w:i/>
      <w:sz w:val="20"/>
      <w:szCs w:val="20"/>
      <w:lang w:val="fr-FR" w:eastAsia="fr-FR"/>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2Zchn">
    <w:name w:val="Überschrift 2 Zchn"/>
    <w:basedOn w:val="Absatz-Standardschriftart"/>
    <w:link w:val="berschrift2"/>
    <w:rsid w:val="0065644E"/>
    <w:rPr>
      <w:color w:val="000000"/>
      <w:sz w:val="24"/>
      <w:szCs w:val="24"/>
      <w:u w:val="single"/>
      <w:lang w:val="en-GB" w:eastAsia="en-US" w:bidi="ar-SA"/>
    </w:rPr>
  </w:style>
  <w:style w:type="character" w:customStyle="1" w:styleId="berschrift3Zchn">
    <w:name w:val="Überschrift 3 Zchn"/>
    <w:basedOn w:val="Absatz-Standardschriftart"/>
    <w:link w:val="berschrift3"/>
    <w:rsid w:val="0065644E"/>
    <w:rPr>
      <w:rFonts w:ascii="Arial" w:hAnsi="Arial" w:cs="Arial"/>
      <w:b/>
      <w:bCs/>
      <w:sz w:val="26"/>
      <w:szCs w:val="26"/>
      <w:lang w:val="en-GB" w:eastAsia="en-US" w:bidi="ar-SA"/>
    </w:rPr>
  </w:style>
  <w:style w:type="paragraph" w:styleId="Standardeinzug">
    <w:name w:val="Normal Indent"/>
    <w:basedOn w:val="Standard"/>
    <w:rsid w:val="0072632C"/>
    <w:pPr>
      <w:ind w:left="720" w:hanging="720"/>
      <w:jc w:val="both"/>
    </w:pPr>
    <w:rPr>
      <w:snapToGrid w:val="0"/>
      <w:sz w:val="23"/>
      <w:szCs w:val="20"/>
      <w:lang w:eastAsia="nl-NL"/>
    </w:rPr>
  </w:style>
  <w:style w:type="paragraph" w:customStyle="1" w:styleId="DefaultText">
    <w:name w:val="Default Text"/>
    <w:basedOn w:val="Standard"/>
    <w:rsid w:val="00795A2A"/>
    <w:rPr>
      <w:szCs w:val="20"/>
    </w:rPr>
  </w:style>
  <w:style w:type="paragraph" w:styleId="Textkrper">
    <w:name w:val="Body Text"/>
    <w:basedOn w:val="Standard"/>
    <w:rsid w:val="00795A2A"/>
    <w:pPr>
      <w:keepNex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240" w:lineRule="atLeast"/>
      <w:ind w:right="144"/>
      <w:jc w:val="both"/>
    </w:pPr>
  </w:style>
  <w:style w:type="paragraph" w:styleId="Textkrper2">
    <w:name w:val="Body Text 2"/>
    <w:basedOn w:val="Standard"/>
    <w:rsid w:val="00795A2A"/>
    <w:pPr>
      <w:tabs>
        <w:tab w:val="left" w:pos="720"/>
        <w:tab w:val="left" w:pos="2160"/>
        <w:tab w:val="left" w:pos="2880"/>
        <w:tab w:val="left" w:pos="3600"/>
        <w:tab w:val="left" w:pos="4320"/>
        <w:tab w:val="left" w:pos="5040"/>
        <w:tab w:val="left" w:pos="5760"/>
        <w:tab w:val="left" w:pos="6480"/>
        <w:tab w:val="left" w:pos="7200"/>
        <w:tab w:val="left" w:pos="7920"/>
        <w:tab w:val="left" w:pos="8640"/>
        <w:tab w:val="left" w:pos="9360"/>
      </w:tabs>
      <w:spacing w:line="240" w:lineRule="atLeast"/>
      <w:jc w:val="both"/>
    </w:pPr>
    <w:rPr>
      <w:bCs/>
      <w:color w:val="000000"/>
    </w:rPr>
  </w:style>
  <w:style w:type="paragraph" w:styleId="Sprechblasentext">
    <w:name w:val="Balloon Text"/>
    <w:basedOn w:val="Standard"/>
    <w:semiHidden/>
    <w:rsid w:val="00B17B87"/>
    <w:rPr>
      <w:rFonts w:ascii="Tahoma" w:hAnsi="Tahoma" w:cs="Tahoma"/>
      <w:sz w:val="16"/>
      <w:szCs w:val="16"/>
    </w:rPr>
  </w:style>
  <w:style w:type="paragraph" w:styleId="Textkrper-Zeileneinzug">
    <w:name w:val="Body Text Indent"/>
    <w:basedOn w:val="Standard"/>
    <w:rsid w:val="00B17B87"/>
    <w:pPr>
      <w:spacing w:after="120"/>
      <w:ind w:left="283"/>
    </w:pPr>
  </w:style>
  <w:style w:type="paragraph" w:customStyle="1" w:styleId="Body">
    <w:name w:val="Body"/>
    <w:basedOn w:val="Standard"/>
    <w:rsid w:val="00CD6C9E"/>
    <w:pPr>
      <w:spacing w:after="140" w:line="290" w:lineRule="auto"/>
      <w:jc w:val="both"/>
    </w:pPr>
    <w:rPr>
      <w:rFonts w:ascii="Arial" w:hAnsi="Arial"/>
      <w:kern w:val="20"/>
      <w:sz w:val="20"/>
      <w:szCs w:val="20"/>
    </w:rPr>
  </w:style>
  <w:style w:type="character" w:styleId="Kommentarzeichen">
    <w:name w:val="annotation reference"/>
    <w:basedOn w:val="Absatz-Standardschriftart"/>
    <w:semiHidden/>
    <w:rsid w:val="00B64327"/>
    <w:rPr>
      <w:sz w:val="16"/>
      <w:szCs w:val="16"/>
    </w:rPr>
  </w:style>
  <w:style w:type="paragraph" w:styleId="Kommentartext">
    <w:name w:val="annotation text"/>
    <w:basedOn w:val="Standard"/>
    <w:semiHidden/>
    <w:rsid w:val="00B64327"/>
    <w:rPr>
      <w:sz w:val="20"/>
      <w:szCs w:val="20"/>
    </w:rPr>
  </w:style>
  <w:style w:type="paragraph" w:styleId="Kommentarthema">
    <w:name w:val="annotation subject"/>
    <w:basedOn w:val="Kommentartext"/>
    <w:next w:val="Kommentartext"/>
    <w:semiHidden/>
    <w:rsid w:val="00B64327"/>
    <w:rPr>
      <w:b/>
      <w:bCs/>
    </w:rPr>
  </w:style>
  <w:style w:type="paragraph" w:styleId="Titel">
    <w:name w:val="Title"/>
    <w:basedOn w:val="Standard"/>
    <w:qFormat/>
    <w:rsid w:val="0072632C"/>
    <w:pPr>
      <w:jc w:val="center"/>
    </w:pPr>
    <w:rPr>
      <w:b/>
      <w:snapToGrid w:val="0"/>
      <w:szCs w:val="20"/>
      <w:lang w:eastAsia="nl-NL"/>
    </w:rPr>
  </w:style>
  <w:style w:type="table" w:styleId="Tabellenraster">
    <w:name w:val="Table Grid"/>
    <w:basedOn w:val="NormaleTabelle"/>
    <w:rsid w:val="0072632C"/>
    <w:pPr>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Fuzeile">
    <w:name w:val="footer"/>
    <w:basedOn w:val="Standard"/>
    <w:rsid w:val="00E84691"/>
    <w:pPr>
      <w:tabs>
        <w:tab w:val="center" w:pos="4819"/>
        <w:tab w:val="right" w:pos="9071"/>
      </w:tabs>
      <w:jc w:val="both"/>
    </w:pPr>
    <w:rPr>
      <w:snapToGrid w:val="0"/>
      <w:sz w:val="23"/>
      <w:szCs w:val="20"/>
      <w:lang w:eastAsia="nl-NL"/>
    </w:rPr>
  </w:style>
  <w:style w:type="paragraph" w:styleId="Untertitel">
    <w:name w:val="Subtitle"/>
    <w:basedOn w:val="Standard"/>
    <w:link w:val="UntertitelZchn"/>
    <w:uiPriority w:val="99"/>
    <w:qFormat/>
    <w:rsid w:val="00C21ABF"/>
    <w:pPr>
      <w:jc w:val="center"/>
    </w:pPr>
    <w:rPr>
      <w:b/>
      <w:snapToGrid w:val="0"/>
      <w:sz w:val="20"/>
      <w:szCs w:val="20"/>
      <w:u w:val="single"/>
      <w:lang w:eastAsia="nl-NL"/>
    </w:rPr>
  </w:style>
  <w:style w:type="paragraph" w:styleId="Kopfzeile">
    <w:name w:val="header"/>
    <w:rsid w:val="0065644E"/>
    <w:pPr>
      <w:tabs>
        <w:tab w:val="right" w:pos="9498"/>
      </w:tabs>
    </w:pPr>
    <w:rPr>
      <w:rFonts w:ascii="Arial" w:hAnsi="Arial"/>
      <w:noProof/>
      <w:sz w:val="22"/>
      <w:lang w:val="fr-FR" w:eastAsia="fr-FR"/>
    </w:rPr>
  </w:style>
  <w:style w:type="paragraph" w:customStyle="1" w:styleId="DestTabNom">
    <w:name w:val="DestTabNom"/>
    <w:basedOn w:val="DestTabTitre"/>
    <w:rsid w:val="0065644E"/>
    <w:pPr>
      <w:spacing w:before="0"/>
    </w:pPr>
    <w:rPr>
      <w:b/>
      <w:sz w:val="24"/>
    </w:rPr>
  </w:style>
  <w:style w:type="paragraph" w:customStyle="1" w:styleId="DestTabTitre">
    <w:name w:val="DestTabTitre"/>
    <w:basedOn w:val="EmetTabTitre"/>
    <w:rsid w:val="0065644E"/>
    <w:pPr>
      <w:spacing w:before="240"/>
    </w:pPr>
  </w:style>
  <w:style w:type="paragraph" w:customStyle="1" w:styleId="EmetTabTitre">
    <w:name w:val="EmetTabTitre"/>
    <w:basedOn w:val="Standard"/>
    <w:rsid w:val="0065644E"/>
    <w:pPr>
      <w:tabs>
        <w:tab w:val="center" w:pos="9143"/>
      </w:tabs>
      <w:spacing w:after="80"/>
    </w:pPr>
    <w:rPr>
      <w:rFonts w:ascii="Arial" w:hAnsi="Arial"/>
      <w:noProof/>
      <w:sz w:val="20"/>
      <w:szCs w:val="20"/>
      <w:lang w:val="fr-FR" w:eastAsia="fr-FR"/>
    </w:rPr>
  </w:style>
  <w:style w:type="paragraph" w:customStyle="1" w:styleId="NormalSignature">
    <w:name w:val="NormalSignature"/>
    <w:basedOn w:val="Standard"/>
    <w:rsid w:val="0065644E"/>
    <w:pPr>
      <w:spacing w:before="120" w:after="80"/>
    </w:pPr>
    <w:rPr>
      <w:rFonts w:ascii="Arial" w:hAnsi="Arial"/>
      <w:b/>
      <w:sz w:val="20"/>
      <w:szCs w:val="20"/>
      <w:lang w:val="fr-FR" w:eastAsia="fr-FR"/>
    </w:rPr>
  </w:style>
  <w:style w:type="paragraph" w:customStyle="1" w:styleId="InfIntObjet">
    <w:name w:val="InfIntObjet"/>
    <w:basedOn w:val="InfIntTitre"/>
    <w:next w:val="Standard"/>
    <w:rsid w:val="0065644E"/>
    <w:pPr>
      <w:pBdr>
        <w:top w:val="double" w:sz="6" w:space="12" w:color="808080"/>
        <w:left w:val="double" w:sz="6" w:space="12" w:color="808080"/>
        <w:bottom w:val="double" w:sz="6" w:space="12" w:color="808080"/>
        <w:right w:val="double" w:sz="6" w:space="12" w:color="808080"/>
      </w:pBdr>
    </w:pPr>
    <w:rPr>
      <w:sz w:val="28"/>
    </w:rPr>
  </w:style>
  <w:style w:type="paragraph" w:customStyle="1" w:styleId="InfIntTitre">
    <w:name w:val="InfIntTitre"/>
    <w:basedOn w:val="Standard"/>
    <w:next w:val="EmetTabTitre"/>
    <w:rsid w:val="0065644E"/>
    <w:pPr>
      <w:spacing w:before="480" w:after="960"/>
      <w:jc w:val="center"/>
    </w:pPr>
    <w:rPr>
      <w:rFonts w:ascii="Arial" w:hAnsi="Arial"/>
      <w:b/>
      <w:noProof/>
      <w:sz w:val="40"/>
      <w:szCs w:val="20"/>
      <w:lang w:val="fr-FR" w:eastAsia="fr-FR"/>
    </w:rPr>
  </w:style>
  <w:style w:type="paragraph" w:customStyle="1" w:styleId="EmetTabNom">
    <w:name w:val="EmetTabNom"/>
    <w:basedOn w:val="EmetTabTitre"/>
    <w:rsid w:val="0065644E"/>
    <w:rPr>
      <w:b/>
    </w:rPr>
  </w:style>
  <w:style w:type="paragraph" w:customStyle="1" w:styleId="NormalPolitesse">
    <w:name w:val="NormalPolitesse"/>
    <w:basedOn w:val="Standard"/>
    <w:rsid w:val="0065644E"/>
    <w:pPr>
      <w:numPr>
        <w:numId w:val="3"/>
      </w:numPr>
      <w:spacing w:after="80"/>
      <w:jc w:val="both"/>
    </w:pPr>
    <w:rPr>
      <w:rFonts w:ascii="Arial" w:hAnsi="Arial"/>
      <w:sz w:val="20"/>
      <w:szCs w:val="20"/>
      <w:lang w:val="fr-FR" w:eastAsia="fr-FR"/>
    </w:rPr>
  </w:style>
  <w:style w:type="paragraph" w:customStyle="1" w:styleId="CcTabTitre">
    <w:name w:val="CcTabTitre"/>
    <w:basedOn w:val="DestTabTitre"/>
    <w:next w:val="CcTabNom"/>
    <w:rsid w:val="0065644E"/>
  </w:style>
  <w:style w:type="paragraph" w:customStyle="1" w:styleId="CcTabNom">
    <w:name w:val="CcTabNom"/>
    <w:basedOn w:val="EmetTabTitre"/>
    <w:rsid w:val="0065644E"/>
    <w:rPr>
      <w:sz w:val="24"/>
    </w:rPr>
  </w:style>
  <w:style w:type="paragraph" w:customStyle="1" w:styleId="CCPSA">
    <w:name w:val="CCPSA"/>
    <w:basedOn w:val="Standard"/>
    <w:rsid w:val="0065644E"/>
    <w:pPr>
      <w:keepLines/>
      <w:spacing w:after="80"/>
      <w:jc w:val="both"/>
    </w:pPr>
    <w:rPr>
      <w:rFonts w:ascii="Arial" w:hAnsi="Arial"/>
      <w:i/>
      <w:color w:val="FF0000"/>
      <w:spacing w:val="-30"/>
      <w:sz w:val="32"/>
      <w:szCs w:val="20"/>
      <w:lang w:val="fr-FR" w:eastAsia="fr-FR"/>
    </w:rPr>
  </w:style>
  <w:style w:type="paragraph" w:customStyle="1" w:styleId="en-ttePaysage">
    <w:name w:val="en-têtePaysage"/>
    <w:basedOn w:val="Kopfzeile"/>
    <w:rsid w:val="0065644E"/>
    <w:pPr>
      <w:tabs>
        <w:tab w:val="clear" w:pos="9498"/>
        <w:tab w:val="right" w:pos="15310"/>
      </w:tabs>
    </w:pPr>
  </w:style>
  <w:style w:type="paragraph" w:customStyle="1" w:styleId="pieddepagePaysage">
    <w:name w:val="pied de pagePaysage"/>
    <w:basedOn w:val="Fuzeile"/>
    <w:rsid w:val="0065644E"/>
    <w:pPr>
      <w:pBdr>
        <w:top w:val="single" w:sz="6" w:space="1" w:color="C0C0C0"/>
      </w:pBdr>
      <w:tabs>
        <w:tab w:val="clear" w:pos="4819"/>
        <w:tab w:val="clear" w:pos="9071"/>
        <w:tab w:val="center" w:pos="7655"/>
        <w:tab w:val="right" w:pos="15310"/>
      </w:tabs>
      <w:jc w:val="left"/>
    </w:pPr>
    <w:rPr>
      <w:rFonts w:ascii="Arial" w:hAnsi="Arial"/>
      <w:noProof/>
      <w:snapToGrid/>
      <w:sz w:val="20"/>
      <w:lang w:val="fr-FR" w:eastAsia="fr-FR"/>
    </w:rPr>
  </w:style>
  <w:style w:type="paragraph" w:customStyle="1" w:styleId="NormalCopieEcran">
    <w:name w:val="NormalCopieEcran"/>
    <w:rsid w:val="0065644E"/>
    <w:pPr>
      <w:keepLines/>
      <w:pBdr>
        <w:top w:val="single" w:sz="6" w:space="1" w:color="auto"/>
        <w:left w:val="single" w:sz="6" w:space="1" w:color="auto"/>
        <w:bottom w:val="single" w:sz="6" w:space="1" w:color="auto"/>
        <w:right w:val="single" w:sz="6" w:space="1" w:color="auto"/>
      </w:pBdr>
    </w:pPr>
    <w:rPr>
      <w:rFonts w:ascii="Courier New" w:hAnsi="Courier New"/>
      <w:noProof/>
      <w:sz w:val="18"/>
      <w:lang w:val="fr-FR" w:eastAsia="fr-FR"/>
    </w:rPr>
  </w:style>
  <w:style w:type="paragraph" w:customStyle="1" w:styleId="Corps">
    <w:name w:val="Corps"/>
    <w:basedOn w:val="Standard"/>
    <w:rsid w:val="0065644E"/>
    <w:pPr>
      <w:tabs>
        <w:tab w:val="left" w:pos="851"/>
      </w:tabs>
      <w:spacing w:before="240" w:after="80"/>
      <w:ind w:firstLine="284"/>
      <w:jc w:val="both"/>
    </w:pPr>
    <w:rPr>
      <w:sz w:val="20"/>
      <w:szCs w:val="20"/>
      <w:lang w:val="fr-FR" w:eastAsia="fr-FR"/>
    </w:rPr>
  </w:style>
  <w:style w:type="paragraph" w:styleId="Liste">
    <w:name w:val="List"/>
    <w:basedOn w:val="Standardeinzug"/>
    <w:rsid w:val="0065644E"/>
    <w:pPr>
      <w:tabs>
        <w:tab w:val="left" w:leader="dot" w:pos="5670"/>
        <w:tab w:val="right" w:pos="9072"/>
      </w:tabs>
      <w:ind w:left="2835" w:firstLine="0"/>
    </w:pPr>
    <w:rPr>
      <w:snapToGrid/>
      <w:sz w:val="24"/>
      <w:lang w:val="fr-FR" w:eastAsia="fr-FR"/>
    </w:rPr>
  </w:style>
  <w:style w:type="paragraph" w:customStyle="1" w:styleId="Emetteur">
    <w:name w:val="Emetteur"/>
    <w:basedOn w:val="Standard"/>
    <w:next w:val="Dest"/>
    <w:rsid w:val="0065644E"/>
    <w:pPr>
      <w:tabs>
        <w:tab w:val="left" w:pos="1701"/>
      </w:tabs>
      <w:spacing w:after="720"/>
      <w:jc w:val="both"/>
    </w:pPr>
    <w:rPr>
      <w:b/>
      <w:szCs w:val="20"/>
      <w:lang w:val="fr-FR" w:eastAsia="fr-FR"/>
    </w:rPr>
  </w:style>
  <w:style w:type="paragraph" w:customStyle="1" w:styleId="Dest">
    <w:name w:val="Dest"/>
    <w:basedOn w:val="Standard"/>
    <w:rsid w:val="0065644E"/>
    <w:pPr>
      <w:spacing w:after="80"/>
      <w:ind w:left="1701" w:hanging="1701"/>
      <w:jc w:val="both"/>
    </w:pPr>
    <w:rPr>
      <w:b/>
      <w:szCs w:val="20"/>
      <w:lang w:val="fr-FR" w:eastAsia="fr-FR"/>
    </w:rPr>
  </w:style>
  <w:style w:type="paragraph" w:customStyle="1" w:styleId="Obj">
    <w:name w:val="Obj"/>
    <w:basedOn w:val="Standard"/>
    <w:next w:val="Standard"/>
    <w:rsid w:val="0065644E"/>
    <w:pPr>
      <w:tabs>
        <w:tab w:val="center" w:pos="4820"/>
        <w:tab w:val="right" w:pos="9480"/>
      </w:tabs>
      <w:spacing w:before="120" w:after="120"/>
      <w:ind w:left="567"/>
      <w:jc w:val="both"/>
    </w:pPr>
    <w:rPr>
      <w:szCs w:val="20"/>
      <w:u w:val="single"/>
      <w:lang w:val="fr-FR" w:eastAsia="fr-FR"/>
    </w:rPr>
  </w:style>
  <w:style w:type="paragraph" w:customStyle="1" w:styleId="NormalApprobation">
    <w:name w:val="Normal Approbation"/>
    <w:basedOn w:val="Standard"/>
    <w:rsid w:val="0065644E"/>
    <w:pPr>
      <w:keepLines/>
      <w:spacing w:after="240" w:line="240" w:lineRule="atLeast"/>
      <w:jc w:val="both"/>
    </w:pPr>
    <w:rPr>
      <w:sz w:val="20"/>
      <w:szCs w:val="20"/>
      <w:lang w:val="fr-FR" w:eastAsia="fr-FR"/>
    </w:rPr>
  </w:style>
  <w:style w:type="paragraph" w:customStyle="1" w:styleId="NormalCentr">
    <w:name w:val="Normal Centré"/>
    <w:basedOn w:val="Standard"/>
    <w:rsid w:val="0065644E"/>
    <w:pPr>
      <w:keepLines/>
      <w:spacing w:after="240" w:line="288" w:lineRule="atLeast"/>
      <w:jc w:val="center"/>
    </w:pPr>
    <w:rPr>
      <w:rFonts w:ascii="Arial" w:hAnsi="Arial"/>
      <w:b/>
      <w:sz w:val="28"/>
      <w:szCs w:val="20"/>
      <w:lang w:val="fr-FR" w:eastAsia="fr-FR"/>
    </w:rPr>
  </w:style>
  <w:style w:type="paragraph" w:customStyle="1" w:styleId="NormalGauche">
    <w:name w:val="Normal Gauche"/>
    <w:basedOn w:val="Standard"/>
    <w:rsid w:val="0065644E"/>
    <w:pPr>
      <w:keepLines/>
      <w:spacing w:after="240" w:line="264" w:lineRule="atLeast"/>
      <w:jc w:val="both"/>
    </w:pPr>
    <w:rPr>
      <w:rFonts w:ascii="Arial" w:hAnsi="Arial"/>
      <w:sz w:val="20"/>
      <w:szCs w:val="20"/>
      <w:lang w:val="fr-FR" w:eastAsia="fr-FR"/>
    </w:rPr>
  </w:style>
  <w:style w:type="paragraph" w:customStyle="1" w:styleId="NormalDiffusion">
    <w:name w:val="Normal Diffusion"/>
    <w:basedOn w:val="Standard"/>
    <w:rsid w:val="0065644E"/>
    <w:pPr>
      <w:keepLines/>
      <w:tabs>
        <w:tab w:val="right" w:pos="5387"/>
      </w:tabs>
      <w:spacing w:after="80" w:line="240" w:lineRule="atLeast"/>
      <w:ind w:left="142" w:hanging="142"/>
      <w:jc w:val="both"/>
    </w:pPr>
    <w:rPr>
      <w:sz w:val="20"/>
      <w:szCs w:val="20"/>
      <w:lang w:val="fr-FR" w:eastAsia="fr-FR"/>
    </w:rPr>
  </w:style>
  <w:style w:type="paragraph" w:customStyle="1" w:styleId="NormalTitre">
    <w:name w:val="NormalTitre"/>
    <w:basedOn w:val="Standard"/>
    <w:rsid w:val="0065644E"/>
    <w:pPr>
      <w:keepLines/>
      <w:spacing w:before="360" w:after="240" w:line="360" w:lineRule="atLeast"/>
      <w:jc w:val="center"/>
    </w:pPr>
    <w:rPr>
      <w:rFonts w:ascii="Arial" w:hAnsi="Arial"/>
      <w:b/>
      <w:sz w:val="36"/>
      <w:szCs w:val="20"/>
      <w:lang w:val="fr-FR" w:eastAsia="fr-FR"/>
    </w:rPr>
  </w:style>
  <w:style w:type="paragraph" w:customStyle="1" w:styleId="Retraitnormal0Aprs">
    <w:name w:val="Retrait normal 0Après"/>
    <w:basedOn w:val="Standardeinzug"/>
    <w:rsid w:val="0065644E"/>
    <w:pPr>
      <w:keepLines/>
      <w:tabs>
        <w:tab w:val="left" w:pos="851"/>
      </w:tabs>
      <w:spacing w:line="288" w:lineRule="atLeast"/>
      <w:ind w:left="851" w:hanging="284"/>
    </w:pPr>
    <w:rPr>
      <w:snapToGrid/>
      <w:sz w:val="24"/>
      <w:lang w:val="fr-FR" w:eastAsia="fr-FR"/>
    </w:rPr>
  </w:style>
  <w:style w:type="paragraph" w:customStyle="1" w:styleId="NormalAnnexe">
    <w:name w:val="NormalAnnexe"/>
    <w:basedOn w:val="NormalCentr"/>
    <w:rsid w:val="0065644E"/>
    <w:pPr>
      <w:pBdr>
        <w:bottom w:val="single" w:sz="6" w:space="1" w:color="auto"/>
        <w:between w:val="single" w:sz="6" w:space="1" w:color="auto"/>
      </w:pBdr>
      <w:ind w:left="3969" w:right="3968"/>
    </w:pPr>
    <w:rPr>
      <w:b w:val="0"/>
    </w:rPr>
  </w:style>
  <w:style w:type="character" w:customStyle="1" w:styleId="CCPSA01">
    <w:name w:val="CCPSA01"/>
    <w:rsid w:val="0065644E"/>
    <w:rPr>
      <w:rFonts w:ascii="Arial" w:hAnsi="Arial"/>
      <w:b/>
      <w:i/>
      <w:color w:val="FF0000"/>
      <w:spacing w:val="-30"/>
      <w:sz w:val="36"/>
    </w:rPr>
  </w:style>
  <w:style w:type="character" w:customStyle="1" w:styleId="CCPSA02">
    <w:name w:val="CCPSA02"/>
    <w:basedOn w:val="CCPSA01"/>
    <w:rsid w:val="0065644E"/>
    <w:rPr>
      <w:rFonts w:ascii="Arial" w:hAnsi="Arial"/>
      <w:b/>
      <w:i/>
      <w:smallCaps/>
      <w:color w:val="FF0000"/>
      <w:spacing w:val="-30"/>
      <w:sz w:val="32"/>
    </w:rPr>
  </w:style>
  <w:style w:type="paragraph" w:customStyle="1" w:styleId="en-tteCCPSA">
    <w:name w:val="en-têteCCPSA"/>
    <w:rsid w:val="0065644E"/>
    <w:rPr>
      <w:rFonts w:ascii="Arial" w:hAnsi="Arial"/>
      <w:b/>
      <w:i/>
      <w:color w:val="FF0000"/>
      <w:spacing w:val="-30"/>
      <w:sz w:val="36"/>
      <w:lang w:val="en-US" w:eastAsia="fr-FR"/>
    </w:rPr>
  </w:style>
  <w:style w:type="paragraph" w:styleId="Verzeichnis1">
    <w:name w:val="toc 1"/>
    <w:basedOn w:val="Standard"/>
    <w:next w:val="Standard"/>
    <w:autoRedefine/>
    <w:semiHidden/>
    <w:rsid w:val="0065644E"/>
    <w:pPr>
      <w:spacing w:before="120" w:after="120"/>
    </w:pPr>
    <w:rPr>
      <w:rFonts w:ascii="Times" w:hAnsi="Times"/>
      <w:b/>
      <w:caps/>
      <w:sz w:val="20"/>
      <w:szCs w:val="20"/>
      <w:lang w:val="fr-FR" w:eastAsia="fr-FR"/>
    </w:rPr>
  </w:style>
  <w:style w:type="paragraph" w:styleId="Verzeichnis2">
    <w:name w:val="toc 2"/>
    <w:basedOn w:val="Standard"/>
    <w:next w:val="Standard"/>
    <w:autoRedefine/>
    <w:uiPriority w:val="39"/>
    <w:rsid w:val="0065644E"/>
    <w:pPr>
      <w:ind w:left="200"/>
    </w:pPr>
    <w:rPr>
      <w:rFonts w:ascii="Times" w:hAnsi="Times"/>
      <w:smallCaps/>
      <w:sz w:val="20"/>
      <w:szCs w:val="20"/>
      <w:lang w:val="fr-FR" w:eastAsia="fr-FR"/>
    </w:rPr>
  </w:style>
  <w:style w:type="paragraph" w:styleId="Verzeichnis3">
    <w:name w:val="toc 3"/>
    <w:basedOn w:val="Standard"/>
    <w:next w:val="Standard"/>
    <w:autoRedefine/>
    <w:semiHidden/>
    <w:rsid w:val="0065644E"/>
    <w:pPr>
      <w:ind w:left="400"/>
    </w:pPr>
    <w:rPr>
      <w:rFonts w:ascii="Times" w:hAnsi="Times"/>
      <w:i/>
      <w:sz w:val="20"/>
      <w:szCs w:val="20"/>
      <w:lang w:val="fr-FR" w:eastAsia="fr-FR"/>
    </w:rPr>
  </w:style>
  <w:style w:type="paragraph" w:styleId="Verzeichnis4">
    <w:name w:val="toc 4"/>
    <w:basedOn w:val="Standard"/>
    <w:next w:val="Standard"/>
    <w:autoRedefine/>
    <w:semiHidden/>
    <w:rsid w:val="0065644E"/>
    <w:pPr>
      <w:ind w:left="600"/>
    </w:pPr>
    <w:rPr>
      <w:rFonts w:ascii="Times" w:hAnsi="Times"/>
      <w:sz w:val="18"/>
      <w:szCs w:val="20"/>
      <w:lang w:val="fr-FR" w:eastAsia="fr-FR"/>
    </w:rPr>
  </w:style>
  <w:style w:type="paragraph" w:styleId="Verzeichnis5">
    <w:name w:val="toc 5"/>
    <w:basedOn w:val="Standard"/>
    <w:next w:val="Standard"/>
    <w:autoRedefine/>
    <w:semiHidden/>
    <w:rsid w:val="0065644E"/>
    <w:pPr>
      <w:ind w:left="800"/>
    </w:pPr>
    <w:rPr>
      <w:rFonts w:ascii="Times" w:hAnsi="Times"/>
      <w:sz w:val="18"/>
      <w:szCs w:val="20"/>
      <w:lang w:val="fr-FR" w:eastAsia="fr-FR"/>
    </w:rPr>
  </w:style>
  <w:style w:type="paragraph" w:styleId="Verzeichnis6">
    <w:name w:val="toc 6"/>
    <w:basedOn w:val="Standard"/>
    <w:next w:val="Standard"/>
    <w:autoRedefine/>
    <w:semiHidden/>
    <w:rsid w:val="0065644E"/>
    <w:pPr>
      <w:ind w:left="1000"/>
    </w:pPr>
    <w:rPr>
      <w:rFonts w:ascii="Times" w:hAnsi="Times"/>
      <w:sz w:val="18"/>
      <w:szCs w:val="20"/>
      <w:lang w:val="fr-FR" w:eastAsia="fr-FR"/>
    </w:rPr>
  </w:style>
  <w:style w:type="paragraph" w:styleId="Verzeichnis7">
    <w:name w:val="toc 7"/>
    <w:basedOn w:val="Standard"/>
    <w:next w:val="Standard"/>
    <w:autoRedefine/>
    <w:semiHidden/>
    <w:rsid w:val="0065644E"/>
    <w:pPr>
      <w:ind w:left="1200"/>
    </w:pPr>
    <w:rPr>
      <w:rFonts w:ascii="Times" w:hAnsi="Times"/>
      <w:sz w:val="18"/>
      <w:szCs w:val="20"/>
      <w:lang w:val="fr-FR" w:eastAsia="fr-FR"/>
    </w:rPr>
  </w:style>
  <w:style w:type="paragraph" w:styleId="Verzeichnis8">
    <w:name w:val="toc 8"/>
    <w:basedOn w:val="Standard"/>
    <w:next w:val="Standard"/>
    <w:autoRedefine/>
    <w:semiHidden/>
    <w:rsid w:val="0065644E"/>
    <w:pPr>
      <w:ind w:left="1400"/>
    </w:pPr>
    <w:rPr>
      <w:rFonts w:ascii="Times" w:hAnsi="Times"/>
      <w:sz w:val="18"/>
      <w:szCs w:val="20"/>
      <w:lang w:val="fr-FR" w:eastAsia="fr-FR"/>
    </w:rPr>
  </w:style>
  <w:style w:type="paragraph" w:styleId="Verzeichnis9">
    <w:name w:val="toc 9"/>
    <w:basedOn w:val="Standard"/>
    <w:next w:val="Standard"/>
    <w:autoRedefine/>
    <w:semiHidden/>
    <w:rsid w:val="0065644E"/>
    <w:pPr>
      <w:ind w:left="1600"/>
    </w:pPr>
    <w:rPr>
      <w:rFonts w:ascii="Times" w:hAnsi="Times"/>
      <w:sz w:val="18"/>
      <w:szCs w:val="20"/>
      <w:lang w:val="fr-FR" w:eastAsia="fr-FR"/>
    </w:rPr>
  </w:style>
  <w:style w:type="paragraph" w:styleId="Textkrper-Einzug2">
    <w:name w:val="Body Text Indent 2"/>
    <w:basedOn w:val="Standard"/>
    <w:rsid w:val="0065644E"/>
    <w:pPr>
      <w:spacing w:before="120" w:after="80"/>
      <w:ind w:left="2836" w:firstLine="709"/>
    </w:pPr>
    <w:rPr>
      <w:rFonts w:ascii="Arial" w:hAnsi="Arial"/>
      <w:sz w:val="20"/>
      <w:szCs w:val="20"/>
      <w:lang w:val="fr-FR" w:eastAsia="fr-FR"/>
    </w:rPr>
  </w:style>
  <w:style w:type="paragraph" w:styleId="Textkrper-Einzug3">
    <w:name w:val="Body Text Indent 3"/>
    <w:basedOn w:val="Standard"/>
    <w:rsid w:val="0065644E"/>
    <w:pPr>
      <w:spacing w:after="80"/>
      <w:ind w:left="1418" w:firstLine="7"/>
      <w:jc w:val="both"/>
    </w:pPr>
    <w:rPr>
      <w:rFonts w:ascii="Arial" w:hAnsi="Arial"/>
      <w:sz w:val="20"/>
      <w:szCs w:val="20"/>
      <w:lang w:val="fr-FR" w:eastAsia="fr-FR"/>
    </w:rPr>
  </w:style>
  <w:style w:type="paragraph" w:styleId="Textkrper3">
    <w:name w:val="Body Text 3"/>
    <w:basedOn w:val="Standard"/>
    <w:rsid w:val="0065644E"/>
    <w:pPr>
      <w:spacing w:after="80"/>
      <w:jc w:val="both"/>
    </w:pPr>
    <w:rPr>
      <w:rFonts w:ascii="Arial" w:hAnsi="Arial"/>
      <w:color w:val="FF0000"/>
      <w:sz w:val="20"/>
      <w:szCs w:val="20"/>
      <w:lang w:val="fr-FR" w:eastAsia="fr-FR"/>
    </w:rPr>
  </w:style>
  <w:style w:type="character" w:styleId="Seitenzahl">
    <w:name w:val="page number"/>
    <w:basedOn w:val="Absatz-Standardschriftart"/>
    <w:rsid w:val="0065644E"/>
  </w:style>
  <w:style w:type="paragraph" w:customStyle="1" w:styleId="Listepucescarrs">
    <w:name w:val="Liste puces carrés"/>
    <w:basedOn w:val="Standard"/>
    <w:rsid w:val="0065644E"/>
    <w:pPr>
      <w:numPr>
        <w:numId w:val="4"/>
      </w:numPr>
      <w:suppressAutoHyphens/>
      <w:spacing w:before="60" w:after="60"/>
      <w:ind w:right="284"/>
    </w:pPr>
    <w:rPr>
      <w:rFonts w:ascii="Arial" w:hAnsi="Arial"/>
      <w:sz w:val="20"/>
      <w:szCs w:val="20"/>
      <w:lang w:val="fr-FR" w:eastAsia="fr-FR"/>
    </w:rPr>
  </w:style>
  <w:style w:type="paragraph" w:customStyle="1" w:styleId="Style1">
    <w:name w:val="Style1"/>
    <w:basedOn w:val="berschrift1"/>
    <w:link w:val="Style1Car"/>
    <w:rsid w:val="0065644E"/>
    <w:pPr>
      <w:numPr>
        <w:ilvl w:val="1"/>
        <w:numId w:val="1"/>
      </w:numPr>
      <w:tabs>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s>
      <w:spacing w:before="120" w:after="60" w:line="240" w:lineRule="auto"/>
      <w:ind w:right="0"/>
      <w:jc w:val="left"/>
    </w:pPr>
    <w:rPr>
      <w:rFonts w:ascii="Arial" w:hAnsi="Arial" w:cs="Arial"/>
      <w:bCs/>
      <w:caps/>
      <w:color w:val="FF0000"/>
      <w:kern w:val="28"/>
      <w:sz w:val="28"/>
      <w:szCs w:val="28"/>
      <w:lang w:val="fr-FR"/>
    </w:rPr>
  </w:style>
  <w:style w:type="character" w:customStyle="1" w:styleId="Style1Car">
    <w:name w:val="Style1 Car"/>
    <w:basedOn w:val="Absatz-Standardschriftart"/>
    <w:link w:val="Style1"/>
    <w:rsid w:val="0065644E"/>
    <w:rPr>
      <w:rFonts w:ascii="Arial" w:hAnsi="Arial" w:cs="Arial"/>
      <w:b/>
      <w:bCs/>
      <w:caps/>
      <w:color w:val="FF0000"/>
      <w:kern w:val="28"/>
      <w:sz w:val="28"/>
      <w:szCs w:val="28"/>
      <w:lang w:val="fr-FR" w:eastAsia="en-US"/>
    </w:rPr>
  </w:style>
  <w:style w:type="paragraph" w:customStyle="1" w:styleId="Style4">
    <w:name w:val="Style4"/>
    <w:basedOn w:val="Standard"/>
    <w:rsid w:val="0065644E"/>
    <w:pPr>
      <w:keepNext/>
      <w:numPr>
        <w:ilvl w:val="1"/>
        <w:numId w:val="5"/>
      </w:numPr>
      <w:spacing w:before="120" w:after="60"/>
      <w:outlineLvl w:val="0"/>
    </w:pPr>
    <w:rPr>
      <w:rFonts w:ascii="Arial" w:hAnsi="Arial" w:cs="Arial"/>
      <w:b/>
      <w:bCs/>
      <w:caps/>
      <w:color w:val="FF0000"/>
      <w:kern w:val="28"/>
      <w:sz w:val="28"/>
      <w:szCs w:val="28"/>
      <w:lang w:val="fr-FR"/>
    </w:rPr>
  </w:style>
  <w:style w:type="character" w:styleId="Hyperlink">
    <w:name w:val="Hyperlink"/>
    <w:basedOn w:val="Absatz-Standardschriftart"/>
    <w:uiPriority w:val="99"/>
    <w:rsid w:val="00A107FC"/>
    <w:rPr>
      <w:color w:val="0000FF"/>
      <w:u w:val="single"/>
    </w:rPr>
  </w:style>
  <w:style w:type="paragraph" w:customStyle="1" w:styleId="msolistparagraph0">
    <w:name w:val="msolistparagraph"/>
    <w:basedOn w:val="Standard"/>
    <w:rsid w:val="001E3026"/>
    <w:pPr>
      <w:ind w:left="720"/>
    </w:pPr>
    <w:rPr>
      <w:rFonts w:ascii="Calibri" w:eastAsia="Calibri" w:hAnsi="Calibri"/>
      <w:sz w:val="22"/>
      <w:szCs w:val="22"/>
      <w:lang w:val="en-US"/>
    </w:rPr>
  </w:style>
  <w:style w:type="character" w:styleId="Funotenzeichen">
    <w:name w:val="footnote reference"/>
    <w:basedOn w:val="Absatz-Standardschriftart"/>
    <w:rsid w:val="000616A2"/>
    <w:rPr>
      <w:spacing w:val="0"/>
      <w:position w:val="6"/>
      <w:sz w:val="16"/>
    </w:rPr>
  </w:style>
  <w:style w:type="paragraph" w:styleId="Funotentext">
    <w:name w:val="footnote text"/>
    <w:basedOn w:val="Standard"/>
    <w:link w:val="FunotentextZchn"/>
    <w:rsid w:val="000616A2"/>
    <w:pPr>
      <w:jc w:val="both"/>
    </w:pPr>
    <w:rPr>
      <w:snapToGrid w:val="0"/>
      <w:sz w:val="20"/>
      <w:szCs w:val="20"/>
      <w:lang w:eastAsia="nl-NL"/>
    </w:rPr>
  </w:style>
  <w:style w:type="character" w:customStyle="1" w:styleId="FunotentextZchn">
    <w:name w:val="Fußnotentext Zchn"/>
    <w:basedOn w:val="Absatz-Standardschriftart"/>
    <w:link w:val="Funotentext"/>
    <w:rsid w:val="000616A2"/>
    <w:rPr>
      <w:snapToGrid w:val="0"/>
      <w:lang w:val="en-GB" w:eastAsia="nl-NL"/>
    </w:rPr>
  </w:style>
  <w:style w:type="paragraph" w:customStyle="1" w:styleId="Bryan">
    <w:name w:val="Bryan"/>
    <w:basedOn w:val="Standard"/>
    <w:rsid w:val="000616A2"/>
    <w:pPr>
      <w:ind w:left="2160" w:right="2160"/>
      <w:jc w:val="both"/>
    </w:pPr>
    <w:rPr>
      <w:rFonts w:ascii="CG Times" w:hAnsi="CG Times"/>
      <w:b/>
      <w:i/>
      <w:snapToGrid w:val="0"/>
      <w:sz w:val="38"/>
      <w:szCs w:val="20"/>
      <w:u w:val="double"/>
      <w:lang w:eastAsia="nl-NL"/>
    </w:rPr>
  </w:style>
  <w:style w:type="paragraph" w:customStyle="1" w:styleId="p6">
    <w:name w:val="p6"/>
    <w:basedOn w:val="Standard"/>
    <w:rsid w:val="000616A2"/>
    <w:pPr>
      <w:tabs>
        <w:tab w:val="left" w:pos="2120"/>
        <w:tab w:val="left" w:pos="2380"/>
      </w:tabs>
      <w:spacing w:line="240" w:lineRule="atLeast"/>
      <w:ind w:left="1008" w:hanging="288"/>
    </w:pPr>
    <w:rPr>
      <w:rFonts w:ascii="CG Times" w:hAnsi="CG Times"/>
      <w:snapToGrid w:val="0"/>
      <w:szCs w:val="20"/>
      <w:lang w:eastAsia="nl-NL"/>
    </w:rPr>
  </w:style>
  <w:style w:type="paragraph" w:customStyle="1" w:styleId="p25">
    <w:name w:val="p25"/>
    <w:basedOn w:val="Standard"/>
    <w:rsid w:val="000616A2"/>
    <w:pPr>
      <w:tabs>
        <w:tab w:val="left" w:pos="2380"/>
      </w:tabs>
      <w:spacing w:line="240" w:lineRule="atLeast"/>
      <w:ind w:left="940"/>
    </w:pPr>
    <w:rPr>
      <w:rFonts w:ascii="CG Times" w:hAnsi="CG Times"/>
      <w:snapToGrid w:val="0"/>
      <w:szCs w:val="20"/>
      <w:lang w:eastAsia="nl-NL"/>
    </w:rPr>
  </w:style>
  <w:style w:type="paragraph" w:customStyle="1" w:styleId="p28">
    <w:name w:val="p28"/>
    <w:basedOn w:val="Standard"/>
    <w:rsid w:val="000616A2"/>
    <w:pPr>
      <w:tabs>
        <w:tab w:val="left" w:pos="2120"/>
        <w:tab w:val="left" w:pos="2380"/>
      </w:tabs>
      <w:spacing w:line="240" w:lineRule="atLeast"/>
      <w:ind w:left="1008" w:hanging="288"/>
    </w:pPr>
    <w:rPr>
      <w:rFonts w:ascii="CG Times" w:hAnsi="CG Times"/>
      <w:snapToGrid w:val="0"/>
      <w:szCs w:val="20"/>
      <w:lang w:eastAsia="nl-NL"/>
    </w:rPr>
  </w:style>
  <w:style w:type="paragraph" w:customStyle="1" w:styleId="p34">
    <w:name w:val="p34"/>
    <w:basedOn w:val="Standard"/>
    <w:rsid w:val="000616A2"/>
    <w:pPr>
      <w:tabs>
        <w:tab w:val="left" w:pos="2380"/>
      </w:tabs>
      <w:spacing w:line="240" w:lineRule="atLeast"/>
      <w:ind w:left="1008" w:hanging="2448"/>
    </w:pPr>
    <w:rPr>
      <w:rFonts w:ascii="CG Times" w:hAnsi="CG Times"/>
      <w:snapToGrid w:val="0"/>
      <w:szCs w:val="20"/>
      <w:lang w:eastAsia="nl-NL"/>
    </w:rPr>
  </w:style>
  <w:style w:type="paragraph" w:customStyle="1" w:styleId="p90">
    <w:name w:val="p90"/>
    <w:basedOn w:val="Standard"/>
    <w:rsid w:val="000616A2"/>
    <w:pPr>
      <w:tabs>
        <w:tab w:val="left" w:pos="2140"/>
        <w:tab w:val="left" w:pos="2960"/>
      </w:tabs>
      <w:spacing w:line="240" w:lineRule="atLeast"/>
      <w:ind w:left="1584" w:hanging="864"/>
    </w:pPr>
    <w:rPr>
      <w:rFonts w:ascii="CG Times" w:hAnsi="CG Times"/>
      <w:snapToGrid w:val="0"/>
      <w:szCs w:val="20"/>
      <w:lang w:eastAsia="nl-NL"/>
    </w:rPr>
  </w:style>
  <w:style w:type="paragraph" w:customStyle="1" w:styleId="p91">
    <w:name w:val="p91"/>
    <w:basedOn w:val="Standard"/>
    <w:rsid w:val="000616A2"/>
    <w:pPr>
      <w:tabs>
        <w:tab w:val="left" w:pos="2420"/>
        <w:tab w:val="left" w:pos="2960"/>
      </w:tabs>
      <w:spacing w:line="240" w:lineRule="atLeast"/>
      <w:ind w:left="1584" w:hanging="576"/>
    </w:pPr>
    <w:rPr>
      <w:rFonts w:ascii="CG Times" w:hAnsi="CG Times"/>
      <w:snapToGrid w:val="0"/>
      <w:szCs w:val="20"/>
      <w:lang w:eastAsia="nl-NL"/>
    </w:rPr>
  </w:style>
  <w:style w:type="paragraph" w:customStyle="1" w:styleId="p101">
    <w:name w:val="p101"/>
    <w:basedOn w:val="Standard"/>
    <w:rsid w:val="000616A2"/>
    <w:pPr>
      <w:tabs>
        <w:tab w:val="left" w:pos="2980"/>
      </w:tabs>
      <w:spacing w:line="240" w:lineRule="atLeast"/>
      <w:ind w:left="1584" w:hanging="2448"/>
    </w:pPr>
    <w:rPr>
      <w:rFonts w:ascii="CG Times" w:hAnsi="CG Times"/>
      <w:snapToGrid w:val="0"/>
      <w:szCs w:val="20"/>
      <w:lang w:eastAsia="nl-NL"/>
    </w:rPr>
  </w:style>
  <w:style w:type="paragraph" w:customStyle="1" w:styleId="p102">
    <w:name w:val="p102"/>
    <w:basedOn w:val="Standard"/>
    <w:rsid w:val="000616A2"/>
    <w:pPr>
      <w:tabs>
        <w:tab w:val="left" w:pos="2960"/>
      </w:tabs>
      <w:spacing w:line="240" w:lineRule="atLeast"/>
      <w:ind w:left="1520"/>
    </w:pPr>
    <w:rPr>
      <w:rFonts w:ascii="CG Times" w:hAnsi="CG Times"/>
      <w:snapToGrid w:val="0"/>
      <w:szCs w:val="20"/>
      <w:lang w:eastAsia="nl-NL"/>
    </w:rPr>
  </w:style>
  <w:style w:type="paragraph" w:customStyle="1" w:styleId="p103">
    <w:name w:val="p103"/>
    <w:basedOn w:val="Standard"/>
    <w:rsid w:val="000616A2"/>
    <w:pPr>
      <w:tabs>
        <w:tab w:val="left" w:pos="2760"/>
        <w:tab w:val="left" w:pos="2960"/>
      </w:tabs>
      <w:spacing w:line="240" w:lineRule="atLeast"/>
      <w:ind w:left="1584" w:hanging="288"/>
    </w:pPr>
    <w:rPr>
      <w:rFonts w:ascii="CG Times" w:hAnsi="CG Times"/>
      <w:snapToGrid w:val="0"/>
      <w:szCs w:val="20"/>
      <w:lang w:eastAsia="nl-NL"/>
    </w:rPr>
  </w:style>
  <w:style w:type="paragraph" w:customStyle="1" w:styleId="p105">
    <w:name w:val="p105"/>
    <w:basedOn w:val="Standard"/>
    <w:rsid w:val="000616A2"/>
    <w:pPr>
      <w:tabs>
        <w:tab w:val="left" w:pos="2960"/>
      </w:tabs>
      <w:spacing w:line="240" w:lineRule="atLeast"/>
      <w:ind w:left="1584" w:hanging="2448"/>
    </w:pPr>
    <w:rPr>
      <w:rFonts w:ascii="CG Times" w:hAnsi="CG Times"/>
      <w:snapToGrid w:val="0"/>
      <w:szCs w:val="20"/>
      <w:lang w:eastAsia="nl-NL"/>
    </w:rPr>
  </w:style>
  <w:style w:type="paragraph" w:customStyle="1" w:styleId="p72">
    <w:name w:val="p72"/>
    <w:basedOn w:val="Standard"/>
    <w:rsid w:val="000616A2"/>
    <w:pPr>
      <w:tabs>
        <w:tab w:val="left" w:pos="2120"/>
        <w:tab w:val="left" w:pos="2380"/>
      </w:tabs>
      <w:spacing w:line="240" w:lineRule="atLeast"/>
      <w:ind w:left="1008" w:hanging="2448"/>
      <w:jc w:val="both"/>
    </w:pPr>
    <w:rPr>
      <w:rFonts w:ascii="CG Times" w:hAnsi="CG Times"/>
      <w:snapToGrid w:val="0"/>
      <w:szCs w:val="20"/>
      <w:lang w:eastAsia="nl-NL"/>
    </w:rPr>
  </w:style>
  <w:style w:type="paragraph" w:customStyle="1" w:styleId="p50">
    <w:name w:val="p50"/>
    <w:basedOn w:val="Standard"/>
    <w:rsid w:val="000616A2"/>
    <w:pPr>
      <w:tabs>
        <w:tab w:val="left" w:pos="2380"/>
      </w:tabs>
      <w:spacing w:line="240" w:lineRule="atLeast"/>
      <w:ind w:left="940"/>
      <w:jc w:val="both"/>
    </w:pPr>
    <w:rPr>
      <w:rFonts w:ascii="CG Times" w:hAnsi="CG Times"/>
      <w:snapToGrid w:val="0"/>
      <w:szCs w:val="20"/>
      <w:lang w:eastAsia="nl-NL"/>
    </w:rPr>
  </w:style>
  <w:style w:type="paragraph" w:customStyle="1" w:styleId="p67">
    <w:name w:val="p67"/>
    <w:basedOn w:val="Standard"/>
    <w:rsid w:val="000616A2"/>
    <w:pPr>
      <w:tabs>
        <w:tab w:val="left" w:pos="2380"/>
      </w:tabs>
      <w:spacing w:line="240" w:lineRule="atLeast"/>
      <w:ind w:left="1008" w:hanging="2448"/>
      <w:jc w:val="both"/>
    </w:pPr>
    <w:rPr>
      <w:rFonts w:ascii="CG Times" w:hAnsi="CG Times"/>
      <w:snapToGrid w:val="0"/>
      <w:szCs w:val="20"/>
      <w:lang w:eastAsia="nl-NL"/>
    </w:rPr>
  </w:style>
  <w:style w:type="paragraph" w:customStyle="1" w:styleId="p5">
    <w:name w:val="p5"/>
    <w:basedOn w:val="Standard"/>
    <w:rsid w:val="000616A2"/>
    <w:pPr>
      <w:tabs>
        <w:tab w:val="left" w:pos="2380"/>
      </w:tabs>
      <w:spacing w:line="240" w:lineRule="atLeast"/>
      <w:ind w:left="940"/>
    </w:pPr>
    <w:rPr>
      <w:rFonts w:ascii="CG Times" w:hAnsi="CG Times"/>
      <w:snapToGrid w:val="0"/>
      <w:szCs w:val="20"/>
      <w:lang w:eastAsia="nl-NL"/>
    </w:rPr>
  </w:style>
  <w:style w:type="paragraph" w:customStyle="1" w:styleId="t20">
    <w:name w:val="t20"/>
    <w:basedOn w:val="Standard"/>
    <w:rsid w:val="000616A2"/>
    <w:pPr>
      <w:spacing w:line="240" w:lineRule="atLeast"/>
    </w:pPr>
    <w:rPr>
      <w:rFonts w:ascii="CG Times" w:hAnsi="CG Times"/>
      <w:snapToGrid w:val="0"/>
      <w:szCs w:val="20"/>
      <w:lang w:eastAsia="nl-NL"/>
    </w:rPr>
  </w:style>
  <w:style w:type="paragraph" w:customStyle="1" w:styleId="p93">
    <w:name w:val="p93"/>
    <w:basedOn w:val="Standard"/>
    <w:rsid w:val="000616A2"/>
    <w:pPr>
      <w:tabs>
        <w:tab w:val="left" w:pos="2120"/>
      </w:tabs>
      <w:spacing w:line="240" w:lineRule="atLeast"/>
      <w:ind w:left="680"/>
    </w:pPr>
    <w:rPr>
      <w:rFonts w:ascii="CG Times" w:hAnsi="CG Times"/>
      <w:snapToGrid w:val="0"/>
      <w:szCs w:val="20"/>
      <w:lang w:eastAsia="nl-NL"/>
    </w:rPr>
  </w:style>
  <w:style w:type="paragraph" w:customStyle="1" w:styleId="p24">
    <w:name w:val="p24"/>
    <w:basedOn w:val="Standard"/>
    <w:rsid w:val="000616A2"/>
    <w:pPr>
      <w:tabs>
        <w:tab w:val="left" w:pos="2120"/>
        <w:tab w:val="left" w:pos="2380"/>
      </w:tabs>
      <w:spacing w:line="240" w:lineRule="atLeast"/>
      <w:ind w:left="720" w:hanging="2160"/>
    </w:pPr>
    <w:rPr>
      <w:rFonts w:ascii="CG Times" w:hAnsi="CG Times"/>
      <w:snapToGrid w:val="0"/>
      <w:szCs w:val="20"/>
      <w:lang w:eastAsia="nl-NL"/>
    </w:rPr>
  </w:style>
  <w:style w:type="paragraph" w:customStyle="1" w:styleId="p37">
    <w:name w:val="p37"/>
    <w:basedOn w:val="Standard"/>
    <w:rsid w:val="000616A2"/>
    <w:pPr>
      <w:tabs>
        <w:tab w:val="left" w:pos="2380"/>
      </w:tabs>
      <w:spacing w:line="240" w:lineRule="atLeast"/>
      <w:ind w:left="940"/>
    </w:pPr>
    <w:rPr>
      <w:rFonts w:ascii="CG Times" w:hAnsi="CG Times"/>
      <w:snapToGrid w:val="0"/>
      <w:szCs w:val="20"/>
      <w:lang w:eastAsia="nl-NL"/>
    </w:rPr>
  </w:style>
  <w:style w:type="paragraph" w:customStyle="1" w:styleId="t39">
    <w:name w:val="t39"/>
    <w:basedOn w:val="Standard"/>
    <w:rsid w:val="000616A2"/>
    <w:pPr>
      <w:spacing w:line="240" w:lineRule="atLeast"/>
    </w:pPr>
    <w:rPr>
      <w:rFonts w:ascii="CG Times" w:hAnsi="CG Times"/>
      <w:snapToGrid w:val="0"/>
      <w:szCs w:val="20"/>
      <w:lang w:eastAsia="nl-NL"/>
    </w:rPr>
  </w:style>
  <w:style w:type="paragraph" w:customStyle="1" w:styleId="t40">
    <w:name w:val="t40"/>
    <w:basedOn w:val="Standard"/>
    <w:rsid w:val="000616A2"/>
    <w:pPr>
      <w:spacing w:line="240" w:lineRule="atLeast"/>
    </w:pPr>
    <w:rPr>
      <w:rFonts w:ascii="CG Times" w:hAnsi="CG Times"/>
      <w:snapToGrid w:val="0"/>
      <w:szCs w:val="20"/>
      <w:lang w:eastAsia="nl-NL"/>
    </w:rPr>
  </w:style>
  <w:style w:type="paragraph" w:customStyle="1" w:styleId="t41">
    <w:name w:val="t41"/>
    <w:basedOn w:val="Standard"/>
    <w:rsid w:val="000616A2"/>
    <w:pPr>
      <w:spacing w:line="240" w:lineRule="atLeast"/>
    </w:pPr>
    <w:rPr>
      <w:rFonts w:ascii="CG Times" w:hAnsi="CG Times"/>
      <w:snapToGrid w:val="0"/>
      <w:szCs w:val="20"/>
      <w:lang w:eastAsia="nl-NL"/>
    </w:rPr>
  </w:style>
  <w:style w:type="paragraph" w:customStyle="1" w:styleId="p23">
    <w:name w:val="p23"/>
    <w:basedOn w:val="Standard"/>
    <w:rsid w:val="000616A2"/>
    <w:pPr>
      <w:tabs>
        <w:tab w:val="left" w:pos="2380"/>
      </w:tabs>
      <w:spacing w:line="240" w:lineRule="atLeast"/>
      <w:ind w:left="940"/>
    </w:pPr>
    <w:rPr>
      <w:rFonts w:ascii="CG Times" w:hAnsi="CG Times"/>
      <w:snapToGrid w:val="0"/>
      <w:szCs w:val="20"/>
      <w:lang w:eastAsia="nl-NL"/>
    </w:rPr>
  </w:style>
  <w:style w:type="paragraph" w:customStyle="1" w:styleId="p54">
    <w:name w:val="p54"/>
    <w:basedOn w:val="Standard"/>
    <w:rsid w:val="000616A2"/>
    <w:pPr>
      <w:tabs>
        <w:tab w:val="left" w:pos="2120"/>
      </w:tabs>
      <w:spacing w:line="240" w:lineRule="atLeast"/>
      <w:ind w:left="680"/>
      <w:jc w:val="both"/>
    </w:pPr>
    <w:rPr>
      <w:rFonts w:ascii="CG Times" w:hAnsi="CG Times"/>
      <w:snapToGrid w:val="0"/>
      <w:szCs w:val="20"/>
      <w:lang w:eastAsia="nl-NL"/>
    </w:rPr>
  </w:style>
  <w:style w:type="paragraph" w:customStyle="1" w:styleId="t48">
    <w:name w:val="t48"/>
    <w:basedOn w:val="Standard"/>
    <w:rsid w:val="000616A2"/>
    <w:pPr>
      <w:spacing w:line="240" w:lineRule="atLeast"/>
    </w:pPr>
    <w:rPr>
      <w:rFonts w:ascii="CG Times" w:hAnsi="CG Times"/>
      <w:snapToGrid w:val="0"/>
      <w:szCs w:val="20"/>
      <w:lang w:eastAsia="nl-NL"/>
    </w:rPr>
  </w:style>
  <w:style w:type="paragraph" w:customStyle="1" w:styleId="t62">
    <w:name w:val="t62"/>
    <w:basedOn w:val="Standard"/>
    <w:rsid w:val="000616A2"/>
    <w:pPr>
      <w:spacing w:line="240" w:lineRule="atLeast"/>
    </w:pPr>
    <w:rPr>
      <w:rFonts w:ascii="CG Times" w:hAnsi="CG Times"/>
      <w:snapToGrid w:val="0"/>
      <w:szCs w:val="20"/>
      <w:lang w:eastAsia="nl-NL"/>
    </w:rPr>
  </w:style>
  <w:style w:type="paragraph" w:customStyle="1" w:styleId="p8">
    <w:name w:val="p8"/>
    <w:basedOn w:val="Standard"/>
    <w:rsid w:val="000616A2"/>
    <w:pPr>
      <w:tabs>
        <w:tab w:val="left" w:pos="2380"/>
        <w:tab w:val="left" w:pos="2960"/>
      </w:tabs>
      <w:spacing w:line="240" w:lineRule="atLeast"/>
      <w:ind w:left="940"/>
    </w:pPr>
    <w:rPr>
      <w:rFonts w:ascii="CG Times" w:hAnsi="CG Times"/>
      <w:snapToGrid w:val="0"/>
      <w:szCs w:val="20"/>
      <w:lang w:eastAsia="nl-NL"/>
    </w:rPr>
  </w:style>
  <w:style w:type="paragraph" w:customStyle="1" w:styleId="p32">
    <w:name w:val="p32"/>
    <w:basedOn w:val="Standard"/>
    <w:rsid w:val="000616A2"/>
    <w:pPr>
      <w:tabs>
        <w:tab w:val="left" w:pos="2120"/>
        <w:tab w:val="left" w:pos="2380"/>
      </w:tabs>
      <w:spacing w:line="240" w:lineRule="atLeast"/>
      <w:ind w:left="720" w:firstLine="288"/>
    </w:pPr>
    <w:rPr>
      <w:rFonts w:ascii="CG Times" w:hAnsi="CG Times"/>
      <w:snapToGrid w:val="0"/>
      <w:szCs w:val="20"/>
      <w:lang w:eastAsia="nl-NL"/>
    </w:rPr>
  </w:style>
  <w:style w:type="paragraph" w:customStyle="1" w:styleId="p4">
    <w:name w:val="p4"/>
    <w:basedOn w:val="Standard"/>
    <w:rsid w:val="000616A2"/>
    <w:pPr>
      <w:tabs>
        <w:tab w:val="left" w:pos="2120"/>
        <w:tab w:val="left" w:pos="2380"/>
      </w:tabs>
      <w:spacing w:line="240" w:lineRule="atLeast"/>
      <w:ind w:left="720" w:firstLine="288"/>
    </w:pPr>
    <w:rPr>
      <w:rFonts w:ascii="CG Times" w:hAnsi="CG Times"/>
      <w:snapToGrid w:val="0"/>
      <w:szCs w:val="20"/>
      <w:lang w:eastAsia="nl-NL"/>
    </w:rPr>
  </w:style>
  <w:style w:type="paragraph" w:customStyle="1" w:styleId="p60">
    <w:name w:val="p60"/>
    <w:basedOn w:val="Standard"/>
    <w:rsid w:val="000616A2"/>
    <w:pPr>
      <w:tabs>
        <w:tab w:val="left" w:pos="2140"/>
        <w:tab w:val="left" w:pos="2380"/>
      </w:tabs>
      <w:spacing w:line="240" w:lineRule="atLeast"/>
      <w:ind w:left="720" w:firstLine="288"/>
      <w:jc w:val="both"/>
    </w:pPr>
    <w:rPr>
      <w:rFonts w:ascii="CG Times" w:hAnsi="CG Times"/>
      <w:snapToGrid w:val="0"/>
      <w:szCs w:val="20"/>
      <w:lang w:eastAsia="nl-NL"/>
    </w:rPr>
  </w:style>
  <w:style w:type="paragraph" w:customStyle="1" w:styleId="t64">
    <w:name w:val="t64"/>
    <w:basedOn w:val="Standard"/>
    <w:rsid w:val="000616A2"/>
    <w:pPr>
      <w:spacing w:line="240" w:lineRule="atLeast"/>
    </w:pPr>
    <w:rPr>
      <w:rFonts w:ascii="CG Times" w:hAnsi="CG Times"/>
      <w:snapToGrid w:val="0"/>
      <w:szCs w:val="20"/>
      <w:lang w:eastAsia="nl-NL"/>
    </w:rPr>
  </w:style>
  <w:style w:type="character" w:styleId="Endnotenzeichen">
    <w:name w:val="endnote reference"/>
    <w:basedOn w:val="Absatz-Standardschriftart"/>
    <w:rsid w:val="000616A2"/>
    <w:rPr>
      <w:spacing w:val="0"/>
      <w:vertAlign w:val="superscript"/>
    </w:rPr>
  </w:style>
  <w:style w:type="paragraph" w:customStyle="1" w:styleId="Technical4">
    <w:name w:val="Technical 4"/>
    <w:rsid w:val="000616A2"/>
    <w:pPr>
      <w:tabs>
        <w:tab w:val="left" w:pos="-720"/>
      </w:tabs>
      <w:suppressAutoHyphens/>
    </w:pPr>
    <w:rPr>
      <w:rFonts w:ascii="Helv 10pt" w:hAnsi="Helv 10pt"/>
      <w:b/>
      <w:snapToGrid w:val="0"/>
      <w:lang w:val="en-US" w:eastAsia="nl-NL"/>
    </w:rPr>
  </w:style>
  <w:style w:type="paragraph" w:customStyle="1" w:styleId="Level1">
    <w:name w:val="Level 1"/>
    <w:basedOn w:val="Standard"/>
    <w:rsid w:val="000616A2"/>
    <w:pPr>
      <w:tabs>
        <w:tab w:val="num" w:pos="851"/>
      </w:tabs>
      <w:spacing w:after="240" w:line="264" w:lineRule="auto"/>
      <w:ind w:left="851" w:hanging="851"/>
      <w:jc w:val="both"/>
      <w:outlineLvl w:val="0"/>
    </w:pPr>
    <w:rPr>
      <w:rFonts w:ascii="Arial" w:hAnsi="Arial"/>
      <w:snapToGrid w:val="0"/>
      <w:sz w:val="20"/>
      <w:szCs w:val="20"/>
      <w:lang w:eastAsia="nl-NL"/>
    </w:rPr>
  </w:style>
  <w:style w:type="paragraph" w:customStyle="1" w:styleId="Level2">
    <w:name w:val="Level 2"/>
    <w:basedOn w:val="Standard"/>
    <w:rsid w:val="000616A2"/>
    <w:pPr>
      <w:tabs>
        <w:tab w:val="num" w:pos="851"/>
      </w:tabs>
      <w:spacing w:after="240" w:line="264" w:lineRule="auto"/>
      <w:ind w:left="851" w:hanging="851"/>
      <w:jc w:val="both"/>
      <w:outlineLvl w:val="1"/>
    </w:pPr>
    <w:rPr>
      <w:rFonts w:ascii="Arial" w:hAnsi="Arial"/>
      <w:snapToGrid w:val="0"/>
      <w:sz w:val="20"/>
      <w:szCs w:val="20"/>
      <w:lang w:eastAsia="nl-NL"/>
    </w:rPr>
  </w:style>
  <w:style w:type="paragraph" w:customStyle="1" w:styleId="Level3">
    <w:name w:val="Level 3"/>
    <w:basedOn w:val="Standard"/>
    <w:rsid w:val="000616A2"/>
    <w:pPr>
      <w:numPr>
        <w:ilvl w:val="2"/>
        <w:numId w:val="6"/>
      </w:numPr>
      <w:spacing w:after="240" w:line="264" w:lineRule="auto"/>
      <w:jc w:val="both"/>
      <w:outlineLvl w:val="2"/>
    </w:pPr>
    <w:rPr>
      <w:rFonts w:ascii="Arial" w:hAnsi="Arial"/>
      <w:snapToGrid w:val="0"/>
      <w:sz w:val="20"/>
      <w:szCs w:val="20"/>
      <w:lang w:eastAsia="nl-NL"/>
    </w:rPr>
  </w:style>
  <w:style w:type="paragraph" w:customStyle="1" w:styleId="Level4">
    <w:name w:val="Level 4"/>
    <w:basedOn w:val="Standard"/>
    <w:rsid w:val="000616A2"/>
    <w:pPr>
      <w:numPr>
        <w:ilvl w:val="3"/>
        <w:numId w:val="6"/>
      </w:numPr>
      <w:spacing w:after="240" w:line="264" w:lineRule="auto"/>
      <w:jc w:val="both"/>
      <w:outlineLvl w:val="3"/>
    </w:pPr>
    <w:rPr>
      <w:rFonts w:ascii="Arial" w:hAnsi="Arial"/>
      <w:snapToGrid w:val="0"/>
      <w:sz w:val="20"/>
      <w:szCs w:val="20"/>
      <w:lang w:eastAsia="nl-NL"/>
    </w:rPr>
  </w:style>
  <w:style w:type="paragraph" w:customStyle="1" w:styleId="Level5">
    <w:name w:val="Level 5"/>
    <w:basedOn w:val="Standard"/>
    <w:rsid w:val="000616A2"/>
    <w:pPr>
      <w:numPr>
        <w:ilvl w:val="4"/>
        <w:numId w:val="6"/>
      </w:numPr>
      <w:spacing w:after="240" w:line="264" w:lineRule="auto"/>
      <w:jc w:val="both"/>
      <w:outlineLvl w:val="4"/>
    </w:pPr>
    <w:rPr>
      <w:rFonts w:ascii="Arial" w:hAnsi="Arial"/>
      <w:snapToGrid w:val="0"/>
      <w:sz w:val="20"/>
      <w:szCs w:val="20"/>
      <w:lang w:eastAsia="nl-NL"/>
    </w:rPr>
  </w:style>
  <w:style w:type="paragraph" w:customStyle="1" w:styleId="Level6">
    <w:name w:val="Level 6"/>
    <w:basedOn w:val="Standard"/>
    <w:rsid w:val="000616A2"/>
    <w:pPr>
      <w:numPr>
        <w:ilvl w:val="5"/>
        <w:numId w:val="6"/>
      </w:numPr>
      <w:spacing w:after="240" w:line="264" w:lineRule="auto"/>
      <w:jc w:val="both"/>
      <w:outlineLvl w:val="5"/>
    </w:pPr>
    <w:rPr>
      <w:rFonts w:ascii="Arial" w:hAnsi="Arial"/>
      <w:snapToGrid w:val="0"/>
      <w:sz w:val="20"/>
      <w:szCs w:val="20"/>
      <w:lang w:eastAsia="nl-NL"/>
    </w:rPr>
  </w:style>
  <w:style w:type="paragraph" w:styleId="Dokumentstruktur">
    <w:name w:val="Document Map"/>
    <w:basedOn w:val="Standard"/>
    <w:link w:val="DokumentstrukturZchn"/>
    <w:rsid w:val="000616A2"/>
    <w:pPr>
      <w:shd w:val="clear" w:color="auto" w:fill="000080"/>
      <w:jc w:val="both"/>
    </w:pPr>
    <w:rPr>
      <w:rFonts w:ascii="Tahoma" w:hAnsi="Tahoma"/>
      <w:snapToGrid w:val="0"/>
      <w:sz w:val="23"/>
      <w:szCs w:val="20"/>
      <w:lang w:eastAsia="nl-NL"/>
    </w:rPr>
  </w:style>
  <w:style w:type="character" w:customStyle="1" w:styleId="DokumentstrukturZchn">
    <w:name w:val="Dokumentstruktur Zchn"/>
    <w:basedOn w:val="Absatz-Standardschriftart"/>
    <w:link w:val="Dokumentstruktur"/>
    <w:rsid w:val="000616A2"/>
    <w:rPr>
      <w:rFonts w:ascii="Tahoma" w:hAnsi="Tahoma"/>
      <w:snapToGrid w:val="0"/>
      <w:sz w:val="23"/>
      <w:shd w:val="clear" w:color="auto" w:fill="000080"/>
      <w:lang w:val="en-GB" w:eastAsia="nl-NL"/>
    </w:rPr>
  </w:style>
  <w:style w:type="paragraph" w:customStyle="1" w:styleId="DeltaViewTableHeading">
    <w:name w:val="DeltaView Table Heading"/>
    <w:basedOn w:val="Standard"/>
    <w:rsid w:val="000616A2"/>
    <w:pPr>
      <w:spacing w:after="120"/>
    </w:pPr>
    <w:rPr>
      <w:rFonts w:ascii="Arial" w:hAnsi="Arial"/>
      <w:b/>
      <w:snapToGrid w:val="0"/>
      <w:szCs w:val="20"/>
      <w:lang w:val="en-US" w:eastAsia="nl-NL"/>
    </w:rPr>
  </w:style>
  <w:style w:type="paragraph" w:customStyle="1" w:styleId="DeltaViewTableBody">
    <w:name w:val="DeltaView Table Body"/>
    <w:basedOn w:val="Standard"/>
    <w:rsid w:val="000616A2"/>
    <w:rPr>
      <w:rFonts w:ascii="Arial" w:hAnsi="Arial"/>
      <w:snapToGrid w:val="0"/>
      <w:szCs w:val="20"/>
      <w:lang w:val="en-US" w:eastAsia="nl-NL"/>
    </w:rPr>
  </w:style>
  <w:style w:type="paragraph" w:customStyle="1" w:styleId="DeltaViewAnnounce">
    <w:name w:val="DeltaView Announce"/>
    <w:rsid w:val="000616A2"/>
    <w:pPr>
      <w:spacing w:before="100" w:after="100"/>
    </w:pPr>
    <w:rPr>
      <w:rFonts w:ascii="Arial" w:hAnsi="Arial"/>
      <w:snapToGrid w:val="0"/>
      <w:sz w:val="24"/>
      <w:lang w:eastAsia="nl-NL"/>
    </w:rPr>
  </w:style>
  <w:style w:type="character" w:customStyle="1" w:styleId="DeltaViewInsertion">
    <w:name w:val="DeltaView Insertion"/>
    <w:rsid w:val="000616A2"/>
    <w:rPr>
      <w:color w:val="0000FF"/>
      <w:spacing w:val="0"/>
      <w:u w:val="double"/>
    </w:rPr>
  </w:style>
  <w:style w:type="character" w:customStyle="1" w:styleId="DeltaViewDeletion">
    <w:name w:val="DeltaView Deletion"/>
    <w:rsid w:val="000616A2"/>
    <w:rPr>
      <w:strike/>
      <w:color w:val="FF0000"/>
      <w:spacing w:val="0"/>
    </w:rPr>
  </w:style>
  <w:style w:type="character" w:customStyle="1" w:styleId="DeltaViewMoveSource">
    <w:name w:val="DeltaView Move Source"/>
    <w:rsid w:val="000616A2"/>
    <w:rPr>
      <w:strike/>
      <w:color w:val="00FF00"/>
      <w:spacing w:val="0"/>
    </w:rPr>
  </w:style>
  <w:style w:type="character" w:customStyle="1" w:styleId="DeltaViewMoveDestination">
    <w:name w:val="DeltaView Move Destination"/>
    <w:rsid w:val="000616A2"/>
    <w:rPr>
      <w:color w:val="00FF00"/>
      <w:spacing w:val="0"/>
      <w:u w:val="double"/>
    </w:rPr>
  </w:style>
  <w:style w:type="character" w:customStyle="1" w:styleId="DeltaViewChangeNumber">
    <w:name w:val="DeltaView Change Number"/>
    <w:rsid w:val="000616A2"/>
    <w:rPr>
      <w:color w:val="000000"/>
      <w:spacing w:val="0"/>
      <w:vertAlign w:val="superscript"/>
    </w:rPr>
  </w:style>
  <w:style w:type="character" w:customStyle="1" w:styleId="DeltaViewDelimiter">
    <w:name w:val="DeltaView Delimiter"/>
    <w:rsid w:val="000616A2"/>
    <w:rPr>
      <w:spacing w:val="0"/>
    </w:rPr>
  </w:style>
  <w:style w:type="character" w:customStyle="1" w:styleId="DeltaViewFormatChange">
    <w:name w:val="DeltaView Format Change"/>
    <w:rsid w:val="000616A2"/>
    <w:rPr>
      <w:color w:val="000000"/>
      <w:spacing w:val="0"/>
    </w:rPr>
  </w:style>
  <w:style w:type="character" w:customStyle="1" w:styleId="DeltaViewMovedDeletion">
    <w:name w:val="DeltaView Moved Deletion"/>
    <w:rsid w:val="000616A2"/>
    <w:rPr>
      <w:strike/>
      <w:color w:val="808080"/>
      <w:spacing w:val="0"/>
    </w:rPr>
  </w:style>
  <w:style w:type="character" w:customStyle="1" w:styleId="DeltaViewEditorComment">
    <w:name w:val="DeltaView Editor Comment"/>
    <w:basedOn w:val="Absatz-Standardschriftart"/>
    <w:rsid w:val="000616A2"/>
    <w:rPr>
      <w:color w:val="0000FF"/>
      <w:spacing w:val="0"/>
      <w:u w:val="double"/>
    </w:rPr>
  </w:style>
  <w:style w:type="character" w:customStyle="1" w:styleId="DeltaViewStyleChangeText">
    <w:name w:val="DeltaView Style Change Text"/>
    <w:rsid w:val="000616A2"/>
    <w:rPr>
      <w:color w:val="000000"/>
      <w:spacing w:val="0"/>
      <w:u w:val="double"/>
    </w:rPr>
  </w:style>
  <w:style w:type="character" w:customStyle="1" w:styleId="DeltaViewStyleChangeLabel">
    <w:name w:val="DeltaView Style Change Label"/>
    <w:rsid w:val="000616A2"/>
    <w:rPr>
      <w:color w:val="000000"/>
      <w:spacing w:val="0"/>
    </w:rPr>
  </w:style>
  <w:style w:type="paragraph" w:styleId="HTMLVorformatiert">
    <w:name w:val="HTML Preformatted"/>
    <w:basedOn w:val="Standard"/>
    <w:link w:val="HTMLVorformatiertZchn"/>
    <w:rsid w:val="000616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18"/>
      <w:szCs w:val="18"/>
      <w:lang w:val="de-DE" w:eastAsia="de-DE"/>
    </w:rPr>
  </w:style>
  <w:style w:type="character" w:customStyle="1" w:styleId="HTMLVorformatiertZchn">
    <w:name w:val="HTML Vorformatiert Zchn"/>
    <w:basedOn w:val="Absatz-Standardschriftart"/>
    <w:link w:val="HTMLVorformatiert"/>
    <w:rsid w:val="000616A2"/>
    <w:rPr>
      <w:rFonts w:ascii="Courier New" w:hAnsi="Courier New" w:cs="Courier New"/>
      <w:sz w:val="18"/>
      <w:szCs w:val="18"/>
      <w:lang w:val="de-DE" w:eastAsia="de-DE"/>
    </w:rPr>
  </w:style>
  <w:style w:type="character" w:customStyle="1" w:styleId="bodytextdkblue1">
    <w:name w:val="bodytextdkblue1"/>
    <w:basedOn w:val="Absatz-Standardschriftart"/>
    <w:rsid w:val="000616A2"/>
    <w:rPr>
      <w:rFonts w:ascii="Arial" w:hAnsi="Arial" w:cs="Arial" w:hint="default"/>
      <w:b w:val="0"/>
      <w:bCs w:val="0"/>
      <w:i w:val="0"/>
      <w:iCs w:val="0"/>
      <w:caps w:val="0"/>
      <w:smallCaps w:val="0"/>
      <w:strike w:val="0"/>
      <w:dstrike w:val="0"/>
      <w:color w:val="000066"/>
      <w:sz w:val="18"/>
      <w:szCs w:val="18"/>
      <w:u w:val="none"/>
      <w:effect w:val="none"/>
    </w:rPr>
  </w:style>
  <w:style w:type="paragraph" w:styleId="Datum">
    <w:name w:val="Date"/>
    <w:basedOn w:val="Standard"/>
    <w:next w:val="Standard"/>
    <w:link w:val="DatumZchn"/>
    <w:rsid w:val="000616A2"/>
    <w:pPr>
      <w:jc w:val="both"/>
    </w:pPr>
    <w:rPr>
      <w:snapToGrid w:val="0"/>
      <w:sz w:val="23"/>
      <w:szCs w:val="20"/>
      <w:lang w:eastAsia="nl-NL"/>
    </w:rPr>
  </w:style>
  <w:style w:type="character" w:customStyle="1" w:styleId="DatumZchn">
    <w:name w:val="Datum Zchn"/>
    <w:basedOn w:val="Absatz-Standardschriftart"/>
    <w:link w:val="Datum"/>
    <w:rsid w:val="000616A2"/>
    <w:rPr>
      <w:snapToGrid w:val="0"/>
      <w:sz w:val="23"/>
      <w:lang w:val="en-GB" w:eastAsia="nl-NL"/>
    </w:rPr>
  </w:style>
  <w:style w:type="character" w:customStyle="1" w:styleId="Normal1">
    <w:name w:val="Normal1"/>
    <w:basedOn w:val="Absatz-Standardschriftart"/>
    <w:rsid w:val="000616A2"/>
  </w:style>
  <w:style w:type="paragraph" w:customStyle="1" w:styleId="Default">
    <w:name w:val="Default"/>
    <w:rsid w:val="000616A2"/>
    <w:pPr>
      <w:autoSpaceDE w:val="0"/>
      <w:autoSpaceDN w:val="0"/>
      <w:adjustRightInd w:val="0"/>
    </w:pPr>
    <w:rPr>
      <w:color w:val="000000"/>
      <w:sz w:val="24"/>
      <w:szCs w:val="24"/>
    </w:rPr>
  </w:style>
  <w:style w:type="character" w:styleId="Hervorhebung">
    <w:name w:val="Emphasis"/>
    <w:basedOn w:val="Absatz-Standardschriftart"/>
    <w:qFormat/>
    <w:rsid w:val="000616A2"/>
    <w:rPr>
      <w:b/>
      <w:bCs/>
      <w:i w:val="0"/>
      <w:iCs w:val="0"/>
    </w:rPr>
  </w:style>
  <w:style w:type="paragraph" w:customStyle="1" w:styleId="Paragraphedeliste1">
    <w:name w:val="Paragraphe de liste1"/>
    <w:basedOn w:val="Standard"/>
    <w:uiPriority w:val="34"/>
    <w:qFormat/>
    <w:rsid w:val="000616A2"/>
    <w:pPr>
      <w:ind w:left="720"/>
    </w:pPr>
  </w:style>
  <w:style w:type="character" w:styleId="Fett">
    <w:name w:val="Strong"/>
    <w:basedOn w:val="Absatz-Standardschriftart"/>
    <w:qFormat/>
    <w:rsid w:val="004164D0"/>
    <w:rPr>
      <w:b/>
      <w:bCs/>
    </w:rPr>
  </w:style>
  <w:style w:type="paragraph" w:styleId="StandardWeb">
    <w:name w:val="Normal (Web)"/>
    <w:basedOn w:val="Standard"/>
    <w:rsid w:val="004164D0"/>
    <w:pPr>
      <w:spacing w:before="100" w:beforeAutospacing="1" w:after="100" w:afterAutospacing="1"/>
    </w:pPr>
    <w:rPr>
      <w:lang w:val="it-IT" w:eastAsia="it-IT"/>
    </w:rPr>
  </w:style>
  <w:style w:type="paragraph" w:customStyle="1" w:styleId="Textbody">
    <w:name w:val="Textbody"/>
    <w:basedOn w:val="Standard"/>
    <w:rsid w:val="004164D0"/>
    <w:pPr>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left" w:pos="8505"/>
      </w:tabs>
      <w:ind w:left="1134"/>
      <w:jc w:val="both"/>
    </w:pPr>
    <w:rPr>
      <w:snapToGrid w:val="0"/>
      <w:lang w:val="de-DE" w:eastAsia="de-DE"/>
    </w:rPr>
  </w:style>
  <w:style w:type="character" w:customStyle="1" w:styleId="NurTextZchn">
    <w:name w:val="Nur Text Zchn"/>
    <w:basedOn w:val="Absatz-Standardschriftart"/>
    <w:link w:val="NurText"/>
    <w:locked/>
    <w:rsid w:val="004164D0"/>
    <w:rPr>
      <w:rFonts w:ascii="Consolas" w:hAnsi="Consolas"/>
      <w:sz w:val="21"/>
      <w:szCs w:val="21"/>
    </w:rPr>
  </w:style>
  <w:style w:type="paragraph" w:styleId="NurText">
    <w:name w:val="Plain Text"/>
    <w:basedOn w:val="Standard"/>
    <w:link w:val="NurTextZchn"/>
    <w:rsid w:val="004164D0"/>
    <w:rPr>
      <w:rFonts w:ascii="Consolas" w:hAnsi="Consolas"/>
      <w:sz w:val="21"/>
      <w:szCs w:val="21"/>
      <w:lang w:val="en-US"/>
    </w:rPr>
  </w:style>
  <w:style w:type="character" w:customStyle="1" w:styleId="PlainTextChar1">
    <w:name w:val="Plain Text Char1"/>
    <w:basedOn w:val="Absatz-Standardschriftart"/>
    <w:rsid w:val="004164D0"/>
    <w:rPr>
      <w:rFonts w:ascii="Courier New" w:hAnsi="Courier New" w:cs="Courier New"/>
      <w:lang w:val="en-GB"/>
    </w:rPr>
  </w:style>
  <w:style w:type="table" w:styleId="TabelleRaster5">
    <w:name w:val="Table Grid 5"/>
    <w:basedOn w:val="NormaleTabelle"/>
    <w:rsid w:val="004164D0"/>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paragraph" w:styleId="Listenabsatz">
    <w:name w:val="List Paragraph"/>
    <w:basedOn w:val="Standard"/>
    <w:uiPriority w:val="34"/>
    <w:qFormat/>
    <w:rsid w:val="004164D0"/>
    <w:pPr>
      <w:ind w:left="720"/>
    </w:pPr>
  </w:style>
  <w:style w:type="paragraph" w:styleId="Inhaltsverzeichnisberschrift">
    <w:name w:val="TOC Heading"/>
    <w:basedOn w:val="berschrift1"/>
    <w:next w:val="Standard"/>
    <w:uiPriority w:val="39"/>
    <w:qFormat/>
    <w:rsid w:val="004164D0"/>
    <w:pPr>
      <w:keepLines/>
      <w:tabs>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s>
      <w:spacing w:before="480" w:line="276" w:lineRule="auto"/>
      <w:ind w:right="0"/>
      <w:jc w:val="left"/>
      <w:outlineLvl w:val="9"/>
    </w:pPr>
    <w:rPr>
      <w:rFonts w:ascii="Cambria" w:hAnsi="Cambria"/>
      <w:bCs/>
      <w:color w:val="365F91"/>
      <w:sz w:val="28"/>
      <w:szCs w:val="28"/>
      <w:lang w:val="en-US"/>
    </w:rPr>
  </w:style>
  <w:style w:type="paragraph" w:customStyle="1" w:styleId="StyleLevel2Bold">
    <w:name w:val="Style Level 2 + Bold"/>
    <w:basedOn w:val="Level2"/>
    <w:autoRedefine/>
    <w:rsid w:val="005B5ED4"/>
    <w:pPr>
      <w:numPr>
        <w:numId w:val="49"/>
      </w:numPr>
      <w:tabs>
        <w:tab w:val="clear" w:pos="360"/>
        <w:tab w:val="num" w:pos="851"/>
      </w:tabs>
      <w:ind w:left="851" w:hanging="851"/>
    </w:pPr>
    <w:rPr>
      <w:rFonts w:ascii="Verdana" w:hAnsi="Verdana"/>
    </w:rPr>
  </w:style>
  <w:style w:type="character" w:customStyle="1" w:styleId="UntertitelZchn">
    <w:name w:val="Untertitel Zchn"/>
    <w:basedOn w:val="Absatz-Standardschriftart"/>
    <w:link w:val="Untertitel"/>
    <w:uiPriority w:val="99"/>
    <w:rsid w:val="0041006C"/>
    <w:rPr>
      <w:b/>
      <w:snapToGrid w:val="0"/>
      <w:u w:val="single"/>
      <w:lang w:eastAsia="nl-NL"/>
    </w:rPr>
  </w:style>
  <w:style w:type="paragraph" w:customStyle="1" w:styleId="CMSANTableBodyText">
    <w:name w:val="CMS AN Table Body Text"/>
    <w:uiPriority w:val="17"/>
    <w:rsid w:val="00A81AA8"/>
    <w:pPr>
      <w:spacing w:before="120" w:after="120" w:line="300" w:lineRule="atLeast"/>
    </w:pPr>
    <w:rPr>
      <w:rFonts w:ascii="Arial" w:hAnsi="Arial"/>
      <w:color w:val="000000" w:themeColor="text1"/>
      <w:sz w:val="22"/>
      <w:szCs w:val="22"/>
      <w:lang w:eastAsia="en-US"/>
    </w:rPr>
  </w:style>
  <w:style w:type="paragraph" w:customStyle="1" w:styleId="CMSANBodyText">
    <w:name w:val="CMS AN Body Text"/>
    <w:uiPriority w:val="9"/>
    <w:qFormat/>
    <w:rsid w:val="00A81AA8"/>
    <w:pPr>
      <w:spacing w:before="120" w:after="120" w:line="300" w:lineRule="atLeast"/>
      <w:jc w:val="both"/>
    </w:pPr>
    <w:rPr>
      <w:rFonts w:ascii="Arial" w:eastAsiaTheme="minorHAnsi" w:hAnsi="Arial" w:cs="Segoe Script"/>
      <w:color w:val="000000" w:themeColor="text1"/>
      <w:sz w:val="22"/>
      <w:szCs w:val="22"/>
      <w:lang w:eastAsia="en-US"/>
    </w:rPr>
  </w:style>
  <w:style w:type="paragraph" w:customStyle="1" w:styleId="CMSANHeadline">
    <w:name w:val="CMS AN Headline"/>
    <w:uiPriority w:val="4"/>
    <w:rsid w:val="00A81AA8"/>
    <w:pPr>
      <w:keepNext/>
      <w:spacing w:before="240" w:after="120" w:line="300" w:lineRule="atLeast"/>
      <w:jc w:val="center"/>
    </w:pPr>
    <w:rPr>
      <w:rFonts w:ascii="Arial" w:eastAsiaTheme="minorHAnsi" w:hAnsi="Arial" w:cs="Segoe Script"/>
      <w:b/>
      <w:caps/>
      <w:color w:val="000000" w:themeColor="text1"/>
      <w:sz w:val="22"/>
      <w:szCs w:val="22"/>
      <w:lang w:eastAsia="en-US"/>
    </w:rPr>
  </w:style>
  <w:style w:type="character" w:styleId="BesuchterLink">
    <w:name w:val="FollowedHyperlink"/>
    <w:basedOn w:val="Absatz-Standardschriftart"/>
    <w:semiHidden/>
    <w:unhideWhenUsed/>
    <w:rsid w:val="00C42D8C"/>
    <w:rPr>
      <w:color w:val="800080" w:themeColor="followedHyperlink"/>
      <w:u w:val="single"/>
    </w:rPr>
  </w:style>
  <w:style w:type="paragraph" w:styleId="berarbeitung">
    <w:name w:val="Revision"/>
    <w:hidden/>
    <w:uiPriority w:val="99"/>
    <w:semiHidden/>
    <w:rsid w:val="00B23169"/>
    <w:rPr>
      <w:sz w:val="24"/>
      <w:szCs w:val="24"/>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76086419">
      <w:bodyDiv w:val="1"/>
      <w:marLeft w:val="0"/>
      <w:marRight w:val="0"/>
      <w:marTop w:val="0"/>
      <w:marBottom w:val="0"/>
      <w:divBdr>
        <w:top w:val="none" w:sz="0" w:space="0" w:color="auto"/>
        <w:left w:val="none" w:sz="0" w:space="0" w:color="auto"/>
        <w:bottom w:val="none" w:sz="0" w:space="0" w:color="auto"/>
        <w:right w:val="none" w:sz="0" w:space="0" w:color="auto"/>
      </w:divBdr>
    </w:div>
    <w:div w:id="1136415628">
      <w:bodyDiv w:val="1"/>
      <w:marLeft w:val="0"/>
      <w:marRight w:val="0"/>
      <w:marTop w:val="0"/>
      <w:marBottom w:val="0"/>
      <w:divBdr>
        <w:top w:val="none" w:sz="0" w:space="0" w:color="auto"/>
        <w:left w:val="none" w:sz="0" w:space="0" w:color="auto"/>
        <w:bottom w:val="none" w:sz="0" w:space="0" w:color="auto"/>
        <w:right w:val="none" w:sz="0" w:space="0" w:color="auto"/>
      </w:divBdr>
    </w:div>
    <w:div w:id="2020278814">
      <w:bodyDiv w:val="1"/>
      <w:marLeft w:val="0"/>
      <w:marRight w:val="0"/>
      <w:marTop w:val="0"/>
      <w:marBottom w:val="0"/>
      <w:divBdr>
        <w:top w:val="none" w:sz="0" w:space="0" w:color="auto"/>
        <w:left w:val="none" w:sz="0" w:space="0" w:color="auto"/>
        <w:bottom w:val="none" w:sz="0" w:space="0" w:color="auto"/>
        <w:right w:val="none" w:sz="0" w:space="0" w:color="auto"/>
      </w:divBdr>
    </w:div>
    <w:div w:id="209913795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Relationships xmlns="http://schemas.openxmlformats.org/package/2006/relationships"><Relationship Id="rId1" Type="http://schemas.openxmlformats.org/officeDocument/2006/relationships/customXml" Target="../customXml/item1.xml"/><Relationship Id="rId2" Type="http://schemas.openxmlformats.org/officeDocument/2006/relationships/customXml" Target="../customXml/item2.xml"/><Relationship Id="rId3" Type="http://schemas.openxmlformats.org/officeDocument/2006/relationships/customXml" Target="../customXml/item3.xml"/><Relationship Id="rId4" Type="http://schemas.openxmlformats.org/officeDocument/2006/relationships/customXml" Target="../customXml/item4.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settings" Target="settings.xml"/><Relationship Id="rId8" Type="http://schemas.openxmlformats.org/officeDocument/2006/relationships/webSettings" Target="webSettings.xml"/><Relationship Id="rId9" Type="http://schemas.openxmlformats.org/officeDocument/2006/relationships/footnotes" Target="footnotes.xml"/><Relationship Id="rId10" Type="http://schemas.openxmlformats.org/officeDocument/2006/relationships/endnotes" Target="endnotes.xml"/><Relationship Id="rId11" Type="http://schemas.openxmlformats.org/officeDocument/2006/relationships/hyperlink" Target="https://www.example.com/terms-of-purchase/" TargetMode="External"/><Relationship Id="rId12" Type="http://schemas.openxmlformats.org/officeDocument/2006/relationships/hyperlink" Target="https://www.example.com/terms-of-purchase/" TargetMode="External"/><Relationship Id="rId13" Type="http://schemas.openxmlformats.org/officeDocument/2006/relationships/footer" Target="footer1.xml"/><Relationship Id="rId14" Type="http://schemas.openxmlformats.org/officeDocument/2006/relationships/fontTable" Target="fontTable.xml"/><Relationship Id="rId15" Type="http://schemas.openxmlformats.org/officeDocument/2006/relationships/theme" Target="theme/theme1.xml"/><Relationship Id="rId16"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50B09C3335570645B91DE4A64541716A" ma:contentTypeVersion="12" ma:contentTypeDescription="Create a new document." ma:contentTypeScope="" ma:versionID="f3c19897c8f8694b979f2082eabf27c9">
  <xsd:schema xmlns:xsd="http://www.w3.org/2001/XMLSchema" xmlns:xs="http://www.w3.org/2001/XMLSchema" xmlns:p="http://schemas.microsoft.com/office/2006/metadata/properties" xmlns:ns2="1207834d-d325-4ec8-8565-ff6f02f0cab7" xmlns:ns3="7765167c-2777-4456-9c93-f8576d597ab6" targetNamespace="http://schemas.microsoft.com/office/2006/metadata/properties" ma:root="true" ma:fieldsID="5e583b1634716c4ae12c5060000b22f6" ns2:_="" ns3:_="">
    <xsd:import namespace="1207834d-d325-4ec8-8565-ff6f02f0cab7"/>
    <xsd:import namespace="7765167c-2777-4456-9c93-f8576d597ab6"/>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LengthInSecond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07834d-d325-4ec8-8565-ff6f02f0cab7"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247c2de5-7b9b-4915-82bb-5b5a01141cff"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LengthInSeconds" ma:index="18" nillable="true" ma:displayName="MediaLengthInSeconds" ma:hidden="true" ma:internalName="MediaLengthInSeconds" ma:readOnly="true">
      <xsd:simpleType>
        <xsd:restriction base="dms:Unknown"/>
      </xsd:simpleType>
    </xsd:element>
    <xsd:element name="MediaServiceBillingMetadata" ma:index="19"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7765167c-2777-4456-9c93-f8576d597ab6"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0ff7a001-41c0-481a-88f5-aa7f4d9d8281}" ma:internalName="TaxCatchAll" ma:showField="CatchAllData" ma:web="7765167c-2777-4456-9c93-f8576d597ab6">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TaxCatchAll xmlns="7765167c-2777-4456-9c93-f8576d597ab6" xsi:nil="true"/>
    <lcf76f155ced4ddcb4097134ff3c332f xmlns="1207834d-d325-4ec8-8565-ff6f02f0cab7">
      <Terms xmlns="http://schemas.microsoft.com/office/infopath/2007/PartnerControls"/>
    </lcf76f155ced4ddcb4097134ff3c332f>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 StyleName=""/>
</file>

<file path=customXml/itemProps1.xml><?xml version="1.0" encoding="utf-8"?>
<ds:datastoreItem xmlns:ds="http://schemas.openxmlformats.org/officeDocument/2006/customXml" ds:itemID="{590AD803-EA0F-4C16-B746-3226DDDA500D}"/>
</file>

<file path=customXml/itemProps2.xml><?xml version="1.0" encoding="utf-8"?>
<ds:datastoreItem xmlns:ds="http://schemas.openxmlformats.org/officeDocument/2006/customXml" ds:itemID="{45057FF7-0E86-4A0A-9F81-C648CA273587}">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00C95D29-460B-4D97-8EA6-586B47FF1ACE}">
  <ds:schemaRefs>
    <ds:schemaRef ds:uri="http://schemas.microsoft.com/sharepoint/v3/contenttype/forms"/>
  </ds:schemaRefs>
</ds:datastoreItem>
</file>

<file path=customXml/itemProps4.xml><?xml version="1.0" encoding="utf-8"?>
<ds:datastoreItem xmlns:ds="http://schemas.openxmlformats.org/officeDocument/2006/customXml" ds:itemID="{F0C9BA84-D180-4135-98E2-4FBEF818281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6</Pages>
  <Words>1547</Words>
  <Characters>8942</Characters>
  <Application>Microsoft Office Word</Application>
  <DocSecurity>0</DocSecurity>
  <Lines>241</Lines>
  <Paragraphs>121</Paragraphs>
  <ScaleCrop>false</ScaleCrop>
  <HeadingPairs>
    <vt:vector size="4" baseType="variant">
      <vt:variant>
        <vt:lpstr>Title</vt:lpstr>
      </vt:variant>
      <vt:variant>
        <vt:i4>1</vt:i4>
      </vt:variant>
      <vt:variant>
        <vt:lpstr>Titre</vt:lpstr>
      </vt:variant>
      <vt:variant>
        <vt:i4>1</vt:i4>
      </vt:variant>
    </vt:vector>
  </HeadingPairs>
  <TitlesOfParts>
    <vt:vector size="2" baseType="lpstr">
      <vt:lpstr>Acme Enterprises Brennmark Limited</vt:lpstr>
      <vt:lpstr>Acme Enterprises Brennmark Limited</vt:lpstr>
    </vt:vector>
  </TitlesOfParts>
  <Company>Example Inc.</Company>
  <LinksUpToDate>false</LinksUpToDate>
  <CharactersWithSpaces>10368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Acme Enterprises Brennmark Limited</dc:title>
  <dc:creator>Author</dc:creator>
  <cp:lastModifiedBy>Jordan Lee</cp:lastModifiedBy>
  <cp:revision>5</cp:revision>
  <cp:lastPrinted>2011-01-26T13:09:00Z</cp:lastPrinted>
  <dcterms:created xsi:type="dcterms:W3CDTF">2024-01-23T15:27:00Z</dcterms:created>
  <dcterms:modified xsi:type="dcterms:W3CDTF">2026-04-21T19:26:00Z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0x01010050B09C3335570645B91DE4A64541716A</vt:lpwstr>
  </property>
  <property fmtid="{D5CDD505-2E9C-101B-9397-08002B2CF9AE}" pid="3" name="Order">
    <vt:r8>3100</vt:r8>
  </property>
  <property fmtid="{D5CDD505-2E9C-101B-9397-08002B2CF9AE}" pid="4" name="MSIP_Label_8036b8ab-aa19-4aaf-ade5-e13533bd462a_Enabled">
    <vt:lpwstr>true</vt:lpwstr>
  </property>
  <property fmtid="{D5CDD505-2E9C-101B-9397-08002B2CF9AE}" pid="5" name="MSIP_Label_8036b8ab-aa19-4aaf-ade5-e13533bd462a_SetDate">
    <vt:lpwstr>2022-11-30T16:15:48Z</vt:lpwstr>
  </property>
  <property fmtid="{D5CDD505-2E9C-101B-9397-08002B2CF9AE}" pid="6" name="MSIP_Label_8036b8ab-aa19-4aaf-ade5-e13533bd462a_Method">
    <vt:lpwstr>Standard</vt:lpwstr>
  </property>
  <property fmtid="{D5CDD505-2E9C-101B-9397-08002B2CF9AE}" pid="7" name="MSIP_Label_8036b8ab-aa19-4aaf-ade5-e13533bd462a_Name">
    <vt:lpwstr>Internal</vt:lpwstr>
  </property>
  <property fmtid="{D5CDD505-2E9C-101B-9397-08002B2CF9AE}" pid="8" name="MSIP_Label_8036b8ab-aa19-4aaf-ade5-e13533bd462a_SiteId">
    <vt:lpwstr>00000000-0000-0000-0000-000000000000</vt:lpwstr>
  </property>
  <property fmtid="{D5CDD505-2E9C-101B-9397-08002B2CF9AE}" pid="9" name="MSIP_Label_8036b8ab-aa19-4aaf-ade5-e13533bd462a_ActionId">
    <vt:lpwstr>00000000-0000-0000-0000-000000000001</vt:lpwstr>
  </property>
  <property fmtid="{D5CDD505-2E9C-101B-9397-08002B2CF9AE}" pid="10" name="MSIP_Label_8036b8ab-aa19-4aaf-ade5-e13533bd462a_ContentBits">
    <vt:lpwstr>2</vt:lpwstr>
  </property>
  <property fmtid="{D5CDD505-2E9C-101B-9397-08002B2CF9AE}" pid="11" name="docLang">
    <vt:lpwstr>en</vt:lpwstr>
  </property>
  <property fmtid="{D5CDD505-2E9C-101B-9397-08002B2CF9AE}" pid="12" name="MediaServiceImageTags">
    <vt:lpwstr/>
  </property>
</Properties>
</file>