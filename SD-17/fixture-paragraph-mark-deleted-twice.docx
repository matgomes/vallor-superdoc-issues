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p>
      <w:pPr>
        <w:rPr>
          <w:del w:id="129" w:author="Jane Doe" w:date="2026-10-05T12:00:00Z"/>
          <w:del w:id="130" w:author="Jane Doe" w:date="2026-10-05T12:05:00Z"/>
        </w:rPr>
      </w:pPr>
      <w:del w:id="128" w:author="Jane Doe" w:date="2026-10-05T12:00:00Z">
        <w:r>
          <w:delText xml:space="preserve">Deleted paragraph whose mark was deleted twice.</w:delText>
        </w:r>
      </w:del>
    </w:p>
    <w:p>
      <w:r>
        <w:t xml:space="preserve">Next paragraph stays.</w:t>
      </w:r>
    </w:p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